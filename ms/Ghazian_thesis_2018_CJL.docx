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C232C3" w14:textId="77777777" w:rsidR="00BE2AC7" w:rsidRDefault="00BE2AC7" w:rsidP="00BE2AC7">
      <w:pPr>
        <w:spacing w:after="0" w:line="480" w:lineRule="auto"/>
        <w:jc w:val="center"/>
        <w:rPr>
          <w:rFonts w:asciiTheme="majorBidi" w:hAnsiTheme="majorBidi" w:cstheme="majorBidi"/>
          <w:b/>
          <w:bCs/>
          <w:sz w:val="40"/>
          <w:szCs w:val="40"/>
        </w:rPr>
      </w:pPr>
    </w:p>
    <w:p w14:paraId="162236D6" w14:textId="77777777" w:rsidR="00BE2AC7" w:rsidRDefault="00BE2AC7" w:rsidP="00BE2AC7">
      <w:pPr>
        <w:spacing w:after="0" w:line="480" w:lineRule="auto"/>
        <w:jc w:val="center"/>
        <w:rPr>
          <w:rFonts w:asciiTheme="majorBidi" w:hAnsiTheme="majorBidi" w:cstheme="majorBidi"/>
          <w:b/>
          <w:bCs/>
          <w:sz w:val="40"/>
          <w:szCs w:val="40"/>
        </w:rPr>
      </w:pPr>
    </w:p>
    <w:p w14:paraId="399E7AF9" w14:textId="77777777" w:rsidR="00BE2AC7" w:rsidRDefault="00BE2AC7" w:rsidP="00BE2AC7">
      <w:pPr>
        <w:spacing w:after="0" w:line="480" w:lineRule="auto"/>
        <w:jc w:val="center"/>
        <w:rPr>
          <w:rFonts w:asciiTheme="majorBidi" w:hAnsiTheme="majorBidi" w:cstheme="majorBidi"/>
          <w:b/>
          <w:bCs/>
          <w:sz w:val="40"/>
          <w:szCs w:val="40"/>
        </w:rPr>
      </w:pPr>
    </w:p>
    <w:p w14:paraId="0FE06406" w14:textId="748E95E5" w:rsidR="00BE2AC7" w:rsidRPr="002E4715" w:rsidRDefault="00847CC5" w:rsidP="00BE2AC7">
      <w:pPr>
        <w:spacing w:after="0" w:line="480" w:lineRule="auto"/>
        <w:jc w:val="center"/>
        <w:rPr>
          <w:rFonts w:asciiTheme="majorBidi" w:hAnsiTheme="majorBidi" w:cstheme="majorBidi"/>
          <w:b/>
          <w:bCs/>
          <w:sz w:val="28"/>
          <w:szCs w:val="28"/>
          <w:rPrChange w:id="0" w:author="zenrunner" w:date="2018-04-04T16:00:00Z">
            <w:rPr>
              <w:rFonts w:asciiTheme="majorBidi" w:hAnsiTheme="majorBidi" w:cstheme="majorBidi"/>
              <w:b/>
              <w:bCs/>
              <w:sz w:val="40"/>
              <w:szCs w:val="40"/>
            </w:rPr>
          </w:rPrChange>
        </w:rPr>
      </w:pPr>
      <w:del w:id="1" w:author="zenrunner" w:date="2018-04-04T16:00:00Z">
        <w:r w:rsidRPr="002E4715" w:rsidDel="00F879CD">
          <w:rPr>
            <w:rFonts w:asciiTheme="majorBidi" w:hAnsiTheme="majorBidi" w:cstheme="majorBidi"/>
            <w:b/>
            <w:bCs/>
            <w:sz w:val="28"/>
            <w:szCs w:val="28"/>
            <w:rPrChange w:id="2" w:author="zenrunner" w:date="2018-04-04T16:00:00Z">
              <w:rPr>
                <w:rFonts w:asciiTheme="majorBidi" w:hAnsiTheme="majorBidi" w:cstheme="majorBidi"/>
                <w:b/>
                <w:bCs/>
                <w:sz w:val="40"/>
                <w:szCs w:val="40"/>
              </w:rPr>
            </w:rPrChange>
          </w:rPr>
          <w:delText>Investigating s</w:delText>
        </w:r>
        <w:r w:rsidR="00BE2AC7" w:rsidRPr="002E4715" w:rsidDel="00F879CD">
          <w:rPr>
            <w:rFonts w:asciiTheme="majorBidi" w:hAnsiTheme="majorBidi" w:cstheme="majorBidi"/>
            <w:b/>
            <w:bCs/>
            <w:sz w:val="28"/>
            <w:szCs w:val="28"/>
            <w:rPrChange w:id="3" w:author="zenrunner" w:date="2018-04-04T16:00:00Z">
              <w:rPr>
                <w:rFonts w:asciiTheme="majorBidi" w:hAnsiTheme="majorBidi" w:cstheme="majorBidi"/>
                <w:b/>
                <w:bCs/>
                <w:sz w:val="40"/>
                <w:szCs w:val="40"/>
              </w:rPr>
            </w:rPrChange>
          </w:rPr>
          <w:delText>hru</w:delText>
        </w:r>
        <w:r w:rsidR="00793F06" w:rsidRPr="002E4715" w:rsidDel="00F879CD">
          <w:rPr>
            <w:rFonts w:asciiTheme="majorBidi" w:hAnsiTheme="majorBidi" w:cstheme="majorBidi"/>
            <w:b/>
            <w:bCs/>
            <w:sz w:val="28"/>
            <w:szCs w:val="28"/>
            <w:rPrChange w:id="4" w:author="zenrunner" w:date="2018-04-04T16:00:00Z">
              <w:rPr>
                <w:rFonts w:asciiTheme="majorBidi" w:hAnsiTheme="majorBidi" w:cstheme="majorBidi"/>
                <w:b/>
                <w:bCs/>
                <w:sz w:val="40"/>
                <w:szCs w:val="40"/>
              </w:rPr>
            </w:rPrChange>
          </w:rPr>
          <w:delText xml:space="preserve">b-vertebrate interaction in the </w:delText>
        </w:r>
      </w:del>
      <w:proofErr w:type="gramStart"/>
      <w:ins w:id="5" w:author="zenrunner" w:date="2018-04-04T16:00:00Z">
        <w:r w:rsidR="00F879CD" w:rsidRPr="002E4715">
          <w:rPr>
            <w:rFonts w:asciiTheme="majorBidi" w:hAnsiTheme="majorBidi" w:cstheme="majorBidi"/>
            <w:b/>
            <w:bCs/>
            <w:sz w:val="28"/>
            <w:szCs w:val="28"/>
            <w:rPrChange w:id="6" w:author="zenrunner" w:date="2018-04-04T16:00:00Z">
              <w:rPr>
                <w:rFonts w:asciiTheme="majorBidi" w:hAnsiTheme="majorBidi" w:cstheme="majorBidi"/>
                <w:b/>
                <w:bCs/>
                <w:sz w:val="40"/>
                <w:szCs w:val="40"/>
              </w:rPr>
            </w:rPrChange>
          </w:rPr>
          <w:t>A contrast</w:t>
        </w:r>
        <w:proofErr w:type="gramEnd"/>
        <w:r w:rsidR="00F879CD" w:rsidRPr="002E4715">
          <w:rPr>
            <w:rFonts w:asciiTheme="majorBidi" w:hAnsiTheme="majorBidi" w:cstheme="majorBidi"/>
            <w:b/>
            <w:bCs/>
            <w:sz w:val="28"/>
            <w:szCs w:val="28"/>
            <w:rPrChange w:id="7" w:author="zenrunner" w:date="2018-04-04T16:00:00Z">
              <w:rPr>
                <w:rFonts w:asciiTheme="majorBidi" w:hAnsiTheme="majorBidi" w:cstheme="majorBidi"/>
                <w:b/>
                <w:bCs/>
                <w:sz w:val="40"/>
                <w:szCs w:val="40"/>
              </w:rPr>
            </w:rPrChange>
          </w:rPr>
          <w:t xml:space="preserve"> camera trap imagery in </w:t>
        </w:r>
      </w:ins>
      <w:r w:rsidR="00AB1DAC" w:rsidRPr="002E4715">
        <w:rPr>
          <w:rFonts w:asciiTheme="majorBidi" w:hAnsiTheme="majorBidi" w:cstheme="majorBidi"/>
          <w:b/>
          <w:bCs/>
          <w:sz w:val="28"/>
          <w:szCs w:val="28"/>
          <w:rPrChange w:id="8" w:author="zenrunner" w:date="2018-04-04T16:00:00Z">
            <w:rPr>
              <w:rFonts w:asciiTheme="majorBidi" w:hAnsiTheme="majorBidi" w:cstheme="majorBidi"/>
              <w:b/>
              <w:bCs/>
              <w:sz w:val="40"/>
              <w:szCs w:val="40"/>
            </w:rPr>
          </w:rPrChange>
        </w:rPr>
        <w:t xml:space="preserve">Mojave National </w:t>
      </w:r>
      <w:del w:id="9" w:author="zenrunner" w:date="2018-04-04T16:00:00Z">
        <w:r w:rsidR="00AB1DAC" w:rsidRPr="002E4715" w:rsidDel="00F879CD">
          <w:rPr>
            <w:rFonts w:asciiTheme="majorBidi" w:hAnsiTheme="majorBidi" w:cstheme="majorBidi"/>
            <w:b/>
            <w:bCs/>
            <w:sz w:val="28"/>
            <w:szCs w:val="28"/>
            <w:rPrChange w:id="10" w:author="zenrunner" w:date="2018-04-04T16:00:00Z">
              <w:rPr>
                <w:rFonts w:asciiTheme="majorBidi" w:hAnsiTheme="majorBidi" w:cstheme="majorBidi"/>
                <w:b/>
                <w:bCs/>
                <w:sz w:val="40"/>
                <w:szCs w:val="40"/>
              </w:rPr>
            </w:rPrChange>
          </w:rPr>
          <w:delText xml:space="preserve">Perserve </w:delText>
        </w:r>
      </w:del>
      <w:ins w:id="11" w:author="zenrunner" w:date="2018-04-04T16:00:00Z">
        <w:r w:rsidR="00F879CD" w:rsidRPr="002E4715">
          <w:rPr>
            <w:rFonts w:asciiTheme="majorBidi" w:hAnsiTheme="majorBidi" w:cstheme="majorBidi"/>
            <w:b/>
            <w:bCs/>
            <w:sz w:val="28"/>
            <w:szCs w:val="28"/>
            <w:rPrChange w:id="12" w:author="zenrunner" w:date="2018-04-04T16:00:00Z">
              <w:rPr>
                <w:rFonts w:asciiTheme="majorBidi" w:hAnsiTheme="majorBidi" w:cstheme="majorBidi"/>
                <w:b/>
                <w:bCs/>
                <w:sz w:val="40"/>
                <w:szCs w:val="40"/>
              </w:rPr>
            </w:rPrChange>
          </w:rPr>
          <w:t xml:space="preserve">Preserve </w:t>
        </w:r>
      </w:ins>
      <w:r w:rsidR="00BE2AC7" w:rsidRPr="002E4715">
        <w:rPr>
          <w:rFonts w:asciiTheme="majorBidi" w:hAnsiTheme="majorBidi" w:cstheme="majorBidi"/>
          <w:b/>
          <w:bCs/>
          <w:sz w:val="28"/>
          <w:szCs w:val="28"/>
          <w:rPrChange w:id="13" w:author="zenrunner" w:date="2018-04-04T16:00:00Z">
            <w:rPr>
              <w:rFonts w:asciiTheme="majorBidi" w:hAnsiTheme="majorBidi" w:cstheme="majorBidi"/>
              <w:b/>
              <w:bCs/>
              <w:sz w:val="40"/>
              <w:szCs w:val="40"/>
            </w:rPr>
          </w:rPrChange>
        </w:rPr>
        <w:t xml:space="preserve">and </w:t>
      </w:r>
      <w:del w:id="14" w:author="zenrunner" w:date="2018-04-04T16:00:00Z">
        <w:r w:rsidR="00BE2AC7" w:rsidRPr="002E4715" w:rsidDel="00F879CD">
          <w:rPr>
            <w:rFonts w:asciiTheme="majorBidi" w:hAnsiTheme="majorBidi" w:cstheme="majorBidi"/>
            <w:b/>
            <w:bCs/>
            <w:sz w:val="28"/>
            <w:szCs w:val="28"/>
            <w:rPrChange w:id="15" w:author="zenrunner" w:date="2018-04-04T16:00:00Z">
              <w:rPr>
                <w:rFonts w:asciiTheme="majorBidi" w:hAnsiTheme="majorBidi" w:cstheme="majorBidi"/>
                <w:b/>
                <w:bCs/>
                <w:sz w:val="40"/>
                <w:szCs w:val="40"/>
              </w:rPr>
            </w:rPrChange>
          </w:rPr>
          <w:delText>t</w:delText>
        </w:r>
        <w:r w:rsidR="00BE3C42" w:rsidRPr="002E4715" w:rsidDel="00F879CD">
          <w:rPr>
            <w:rFonts w:asciiTheme="majorBidi" w:hAnsiTheme="majorBidi" w:cstheme="majorBidi"/>
            <w:b/>
            <w:bCs/>
            <w:sz w:val="28"/>
            <w:szCs w:val="28"/>
            <w:rPrChange w:id="16" w:author="zenrunner" w:date="2018-04-04T16:00:00Z">
              <w:rPr>
                <w:rFonts w:asciiTheme="majorBidi" w:hAnsiTheme="majorBidi" w:cstheme="majorBidi"/>
                <w:b/>
                <w:bCs/>
                <w:sz w:val="40"/>
                <w:szCs w:val="40"/>
              </w:rPr>
            </w:rPrChange>
          </w:rPr>
          <w:delText xml:space="preserve">he </w:delText>
        </w:r>
      </w:del>
      <w:r w:rsidR="00BE3C42" w:rsidRPr="002E4715">
        <w:rPr>
          <w:rFonts w:asciiTheme="majorBidi" w:hAnsiTheme="majorBidi" w:cstheme="majorBidi"/>
          <w:b/>
          <w:bCs/>
          <w:sz w:val="28"/>
          <w:szCs w:val="28"/>
          <w:rPrChange w:id="17" w:author="zenrunner" w:date="2018-04-04T16:00:00Z">
            <w:rPr>
              <w:rFonts w:asciiTheme="majorBidi" w:hAnsiTheme="majorBidi" w:cstheme="majorBidi"/>
              <w:b/>
              <w:bCs/>
              <w:sz w:val="40"/>
              <w:szCs w:val="40"/>
            </w:rPr>
          </w:rPrChange>
        </w:rPr>
        <w:t>C</w:t>
      </w:r>
      <w:r w:rsidR="0059597B" w:rsidRPr="002E4715">
        <w:rPr>
          <w:rFonts w:asciiTheme="majorBidi" w:hAnsiTheme="majorBidi" w:cstheme="majorBidi"/>
          <w:b/>
          <w:bCs/>
          <w:sz w:val="28"/>
          <w:szCs w:val="28"/>
          <w:rPrChange w:id="18" w:author="zenrunner" w:date="2018-04-04T16:00:00Z">
            <w:rPr>
              <w:rFonts w:asciiTheme="majorBidi" w:hAnsiTheme="majorBidi" w:cstheme="majorBidi"/>
              <w:b/>
              <w:bCs/>
              <w:sz w:val="40"/>
              <w:szCs w:val="40"/>
            </w:rPr>
          </w:rPrChange>
        </w:rPr>
        <w:t xml:space="preserve">arrizo National Monument </w:t>
      </w:r>
      <w:del w:id="19" w:author="zenrunner" w:date="2018-04-04T16:00:00Z">
        <w:r w:rsidR="0059597B" w:rsidRPr="002E4715" w:rsidDel="00F879CD">
          <w:rPr>
            <w:rFonts w:asciiTheme="majorBidi" w:hAnsiTheme="majorBidi" w:cstheme="majorBidi"/>
            <w:b/>
            <w:bCs/>
            <w:sz w:val="28"/>
            <w:szCs w:val="28"/>
            <w:rPrChange w:id="20" w:author="zenrunner" w:date="2018-04-04T16:00:00Z">
              <w:rPr>
                <w:rFonts w:asciiTheme="majorBidi" w:hAnsiTheme="majorBidi" w:cstheme="majorBidi"/>
                <w:b/>
                <w:bCs/>
                <w:sz w:val="40"/>
                <w:szCs w:val="40"/>
              </w:rPr>
            </w:rPrChange>
          </w:rPr>
          <w:delText>via</w:delText>
        </w:r>
        <w:r w:rsidR="00BE3C42" w:rsidRPr="002E4715" w:rsidDel="00F879CD">
          <w:rPr>
            <w:rFonts w:asciiTheme="majorBidi" w:hAnsiTheme="majorBidi" w:cstheme="majorBidi"/>
            <w:b/>
            <w:bCs/>
            <w:sz w:val="28"/>
            <w:szCs w:val="28"/>
            <w:rPrChange w:id="21" w:author="zenrunner" w:date="2018-04-04T16:00:00Z">
              <w:rPr>
                <w:rFonts w:asciiTheme="majorBidi" w:hAnsiTheme="majorBidi" w:cstheme="majorBidi"/>
                <w:b/>
                <w:bCs/>
                <w:sz w:val="40"/>
                <w:szCs w:val="40"/>
              </w:rPr>
            </w:rPrChange>
          </w:rPr>
          <w:delText xml:space="preserve"> camera trap image</w:delText>
        </w:r>
        <w:r w:rsidRPr="002E4715" w:rsidDel="00F879CD">
          <w:rPr>
            <w:rFonts w:asciiTheme="majorBidi" w:hAnsiTheme="majorBidi" w:cstheme="majorBidi"/>
            <w:b/>
            <w:bCs/>
            <w:sz w:val="28"/>
            <w:szCs w:val="28"/>
            <w:rPrChange w:id="22" w:author="zenrunner" w:date="2018-04-04T16:00:00Z">
              <w:rPr>
                <w:rFonts w:asciiTheme="majorBidi" w:hAnsiTheme="majorBidi" w:cstheme="majorBidi"/>
                <w:b/>
                <w:bCs/>
                <w:sz w:val="40"/>
                <w:szCs w:val="40"/>
              </w:rPr>
            </w:rPrChange>
          </w:rPr>
          <w:delText>ry</w:delText>
        </w:r>
        <w:r w:rsidR="00BE3C42" w:rsidRPr="002E4715" w:rsidDel="00F879CD">
          <w:rPr>
            <w:rFonts w:asciiTheme="majorBidi" w:hAnsiTheme="majorBidi" w:cstheme="majorBidi"/>
            <w:b/>
            <w:bCs/>
            <w:sz w:val="28"/>
            <w:szCs w:val="28"/>
            <w:rPrChange w:id="23" w:author="zenrunner" w:date="2018-04-04T16:00:00Z">
              <w:rPr>
                <w:rFonts w:asciiTheme="majorBidi" w:hAnsiTheme="majorBidi" w:cstheme="majorBidi"/>
                <w:b/>
                <w:bCs/>
                <w:sz w:val="40"/>
                <w:szCs w:val="40"/>
              </w:rPr>
            </w:rPrChange>
          </w:rPr>
          <w:delText xml:space="preserve"> data</w:delText>
        </w:r>
      </w:del>
      <w:ins w:id="24" w:author="zenrunner" w:date="2018-04-04T16:00:00Z">
        <w:r w:rsidR="00F879CD" w:rsidRPr="002E4715">
          <w:rPr>
            <w:rFonts w:asciiTheme="majorBidi" w:hAnsiTheme="majorBidi" w:cstheme="majorBidi"/>
            <w:b/>
            <w:bCs/>
            <w:sz w:val="28"/>
            <w:szCs w:val="28"/>
            <w:rPrChange w:id="25" w:author="zenrunner" w:date="2018-04-04T16:00:00Z">
              <w:rPr>
                <w:rFonts w:asciiTheme="majorBidi" w:hAnsiTheme="majorBidi" w:cstheme="majorBidi"/>
                <w:b/>
                <w:bCs/>
                <w:sz w:val="40"/>
                <w:szCs w:val="40"/>
              </w:rPr>
            </w:rPrChange>
          </w:rPr>
          <w:t>to examine animal interactions with foundation plant species</w:t>
        </w:r>
      </w:ins>
    </w:p>
    <w:p w14:paraId="2E69EB2F" w14:textId="77777777" w:rsidR="00BE2AC7" w:rsidRDefault="00BE2AC7" w:rsidP="00BE2AC7">
      <w:pPr>
        <w:spacing w:after="0" w:line="480" w:lineRule="auto"/>
        <w:jc w:val="center"/>
        <w:rPr>
          <w:rFonts w:asciiTheme="majorBidi" w:hAnsiTheme="majorBidi" w:cstheme="majorBidi"/>
          <w:b/>
          <w:bCs/>
          <w:sz w:val="24"/>
          <w:szCs w:val="24"/>
        </w:rPr>
      </w:pPr>
      <w:proofErr w:type="spellStart"/>
      <w:r>
        <w:rPr>
          <w:rFonts w:asciiTheme="majorBidi" w:hAnsiTheme="majorBidi" w:cstheme="majorBidi"/>
          <w:b/>
          <w:bCs/>
          <w:sz w:val="24"/>
          <w:szCs w:val="24"/>
        </w:rPr>
        <w:t>Nargol</w:t>
      </w:r>
      <w:proofErr w:type="spellEnd"/>
      <w:r>
        <w:rPr>
          <w:rFonts w:asciiTheme="majorBidi" w:hAnsiTheme="majorBidi" w:cstheme="majorBidi"/>
          <w:b/>
          <w:bCs/>
          <w:sz w:val="24"/>
          <w:szCs w:val="24"/>
        </w:rPr>
        <w:t xml:space="preserve"> </w:t>
      </w:r>
      <w:proofErr w:type="spellStart"/>
      <w:r>
        <w:rPr>
          <w:rFonts w:asciiTheme="majorBidi" w:hAnsiTheme="majorBidi" w:cstheme="majorBidi"/>
          <w:b/>
          <w:bCs/>
          <w:sz w:val="24"/>
          <w:szCs w:val="24"/>
        </w:rPr>
        <w:t>Ghazian</w:t>
      </w:r>
      <w:proofErr w:type="spellEnd"/>
    </w:p>
    <w:p w14:paraId="30703BF9" w14:textId="77777777" w:rsidR="00BE2AC7" w:rsidRPr="00BE2AC7" w:rsidRDefault="00BE2AC7" w:rsidP="00BE2AC7">
      <w:pPr>
        <w:spacing w:after="0" w:line="480" w:lineRule="auto"/>
        <w:jc w:val="center"/>
        <w:rPr>
          <w:rFonts w:asciiTheme="majorBidi" w:hAnsiTheme="majorBidi" w:cstheme="majorBidi"/>
          <w:b/>
          <w:bCs/>
          <w:sz w:val="24"/>
          <w:szCs w:val="24"/>
        </w:rPr>
      </w:pPr>
    </w:p>
    <w:p w14:paraId="5CB98763" w14:textId="77777777"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Honours Thesis</w:t>
      </w:r>
    </w:p>
    <w:p w14:paraId="548BC930" w14:textId="77777777"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Faculty of Science</w:t>
      </w:r>
    </w:p>
    <w:p w14:paraId="11B229AE" w14:textId="77777777"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 xml:space="preserve">York University </w:t>
      </w:r>
    </w:p>
    <w:p w14:paraId="7AF5B99F" w14:textId="77777777" w:rsidR="00BE2AC7" w:rsidRPr="00BE2AC7" w:rsidRDefault="00BE2AC7" w:rsidP="00BE2AC7">
      <w:pPr>
        <w:spacing w:after="0" w:line="240" w:lineRule="auto"/>
        <w:jc w:val="center"/>
        <w:rPr>
          <w:rFonts w:asciiTheme="majorBidi" w:hAnsiTheme="majorBidi" w:cstheme="majorBidi"/>
          <w:b/>
          <w:bCs/>
          <w:sz w:val="24"/>
          <w:szCs w:val="24"/>
        </w:rPr>
      </w:pPr>
      <w:r w:rsidRPr="00BE2AC7">
        <w:rPr>
          <w:rFonts w:asciiTheme="majorBidi" w:hAnsiTheme="majorBidi" w:cstheme="majorBidi"/>
          <w:b/>
          <w:bCs/>
          <w:sz w:val="24"/>
          <w:szCs w:val="24"/>
        </w:rPr>
        <w:t>Fall-Winter 2017-2018</w:t>
      </w:r>
    </w:p>
    <w:p w14:paraId="3FDEF88E" w14:textId="77777777" w:rsidR="00BE2AC7" w:rsidRPr="00BE2AC7" w:rsidRDefault="00BE2AC7" w:rsidP="00BE2AC7">
      <w:pPr>
        <w:spacing w:after="0" w:line="240" w:lineRule="auto"/>
        <w:jc w:val="center"/>
        <w:rPr>
          <w:rFonts w:asciiTheme="majorBidi" w:hAnsiTheme="majorBidi" w:cstheme="majorBidi"/>
          <w:b/>
          <w:bCs/>
          <w:sz w:val="24"/>
          <w:szCs w:val="24"/>
        </w:rPr>
      </w:pPr>
    </w:p>
    <w:p w14:paraId="67F239B9" w14:textId="77777777" w:rsidR="00BE2AC7" w:rsidRDefault="00BE2AC7" w:rsidP="00BE2AC7">
      <w:pPr>
        <w:spacing w:after="0" w:line="240" w:lineRule="auto"/>
        <w:jc w:val="center"/>
        <w:rPr>
          <w:rFonts w:asciiTheme="majorBidi" w:hAnsiTheme="majorBidi" w:cstheme="majorBidi"/>
          <w:b/>
          <w:bCs/>
          <w:sz w:val="24"/>
          <w:szCs w:val="24"/>
        </w:rPr>
      </w:pPr>
    </w:p>
    <w:p w14:paraId="529D5BC0" w14:textId="77777777" w:rsid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 xml:space="preserve">Supervisor: Dr. Christopher </w:t>
      </w:r>
      <w:proofErr w:type="spellStart"/>
      <w:r>
        <w:rPr>
          <w:rFonts w:asciiTheme="majorBidi" w:hAnsiTheme="majorBidi" w:cstheme="majorBidi"/>
          <w:b/>
          <w:bCs/>
          <w:sz w:val="24"/>
          <w:szCs w:val="24"/>
        </w:rPr>
        <w:t>Lortie</w:t>
      </w:r>
      <w:proofErr w:type="spellEnd"/>
    </w:p>
    <w:p w14:paraId="79D5C404" w14:textId="77777777" w:rsidR="00BE2AC7" w:rsidRPr="00BE2AC7" w:rsidRDefault="00BE2AC7" w:rsidP="00BE2AC7">
      <w:pPr>
        <w:spacing w:after="0" w:line="240" w:lineRule="auto"/>
        <w:jc w:val="center"/>
        <w:rPr>
          <w:rFonts w:asciiTheme="majorBidi" w:hAnsiTheme="majorBidi" w:cstheme="majorBidi"/>
          <w:b/>
          <w:bCs/>
          <w:sz w:val="24"/>
          <w:szCs w:val="24"/>
        </w:rPr>
      </w:pPr>
      <w:r>
        <w:rPr>
          <w:rFonts w:asciiTheme="majorBidi" w:hAnsiTheme="majorBidi" w:cstheme="majorBidi"/>
          <w:b/>
          <w:bCs/>
          <w:sz w:val="24"/>
          <w:szCs w:val="24"/>
        </w:rPr>
        <w:t>Advisor: Dr. Susan M</w:t>
      </w:r>
      <w:r w:rsidR="00CE5B68">
        <w:rPr>
          <w:rFonts w:asciiTheme="majorBidi" w:hAnsiTheme="majorBidi" w:cstheme="majorBidi"/>
          <w:b/>
          <w:bCs/>
          <w:sz w:val="24"/>
          <w:szCs w:val="24"/>
        </w:rPr>
        <w:t>acDonald</w:t>
      </w:r>
    </w:p>
    <w:p w14:paraId="18CDC38B" w14:textId="77777777" w:rsidR="00BE2AC7" w:rsidRDefault="00BE2AC7" w:rsidP="007D7632">
      <w:pPr>
        <w:spacing w:after="0" w:line="480" w:lineRule="auto"/>
        <w:rPr>
          <w:rFonts w:asciiTheme="majorBidi" w:hAnsiTheme="majorBidi" w:cstheme="majorBidi"/>
          <w:b/>
          <w:bCs/>
          <w:sz w:val="24"/>
          <w:szCs w:val="24"/>
        </w:rPr>
      </w:pPr>
      <w:r>
        <w:rPr>
          <w:rFonts w:asciiTheme="majorBidi" w:hAnsiTheme="majorBidi" w:cstheme="majorBidi"/>
          <w:b/>
          <w:bCs/>
          <w:sz w:val="24"/>
          <w:szCs w:val="24"/>
        </w:rPr>
        <w:br w:type="page"/>
      </w:r>
    </w:p>
    <w:p w14:paraId="28D3692A" w14:textId="77777777" w:rsidR="003B4817" w:rsidRPr="003B4817" w:rsidRDefault="003B4817" w:rsidP="007D7632">
      <w:pPr>
        <w:spacing w:after="0" w:line="480" w:lineRule="auto"/>
        <w:jc w:val="both"/>
        <w:rPr>
          <w:rFonts w:asciiTheme="majorBidi" w:hAnsiTheme="majorBidi" w:cstheme="majorBidi"/>
          <w:b/>
          <w:bCs/>
          <w:sz w:val="24"/>
          <w:szCs w:val="24"/>
        </w:rPr>
      </w:pPr>
      <w:r w:rsidRPr="003B4817">
        <w:rPr>
          <w:rFonts w:asciiTheme="majorBidi" w:hAnsiTheme="majorBidi" w:cstheme="majorBidi"/>
          <w:b/>
          <w:bCs/>
          <w:sz w:val="24"/>
          <w:szCs w:val="24"/>
        </w:rPr>
        <w:lastRenderedPageBreak/>
        <w:t>Introduction</w:t>
      </w:r>
    </w:p>
    <w:p w14:paraId="5176368A" w14:textId="77777777" w:rsidR="003B4817" w:rsidRPr="00427B32" w:rsidRDefault="00EE68EB" w:rsidP="007D7632">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Camera traps in e</w:t>
      </w:r>
      <w:r w:rsidR="003B4817" w:rsidRPr="00427B32">
        <w:rPr>
          <w:rFonts w:asciiTheme="majorBidi" w:hAnsiTheme="majorBidi" w:cstheme="majorBidi"/>
          <w:b/>
          <w:bCs/>
          <w:sz w:val="24"/>
          <w:szCs w:val="24"/>
        </w:rPr>
        <w:t>cology</w:t>
      </w:r>
    </w:p>
    <w:p w14:paraId="3F173482" w14:textId="7431A81B" w:rsidR="00503C06" w:rsidRDefault="00427B32" w:rsidP="007D7632">
      <w:pPr>
        <w:spacing w:after="0" w:line="480" w:lineRule="auto"/>
        <w:jc w:val="both"/>
        <w:rPr>
          <w:rFonts w:asciiTheme="majorBidi" w:hAnsiTheme="majorBidi" w:cstheme="majorBidi"/>
          <w:sz w:val="24"/>
          <w:szCs w:val="24"/>
        </w:rPr>
      </w:pPr>
      <w:r>
        <w:rPr>
          <w:rFonts w:asciiTheme="majorBidi" w:hAnsiTheme="majorBidi" w:cstheme="majorBidi"/>
          <w:sz w:val="24"/>
          <w:szCs w:val="24"/>
        </w:rPr>
        <w:t xml:space="preserve">                    </w:t>
      </w:r>
      <w:ins w:id="26" w:author="zenrunner" w:date="2018-04-04T16:02:00Z">
        <w:r w:rsidR="007419FF">
          <w:rPr>
            <w:rFonts w:asciiTheme="majorBidi" w:hAnsiTheme="majorBidi" w:cstheme="majorBidi"/>
            <w:sz w:val="24"/>
            <w:szCs w:val="24"/>
          </w:rPr>
          <w:t xml:space="preserve">Topic sentence first – Animal observation is an important form of behavioural and ecological research in many ecosystems. </w:t>
        </w:r>
      </w:ins>
      <w:r>
        <w:rPr>
          <w:rFonts w:asciiTheme="majorBidi" w:hAnsiTheme="majorBidi" w:cstheme="majorBidi"/>
          <w:sz w:val="24"/>
          <w:szCs w:val="24"/>
        </w:rPr>
        <w:t xml:space="preserve">Camera traps </w:t>
      </w:r>
      <w:del w:id="27" w:author="zenrunner" w:date="2018-04-04T16:01:00Z">
        <w:r w:rsidDel="0087427A">
          <w:rPr>
            <w:rFonts w:asciiTheme="majorBidi" w:hAnsiTheme="majorBidi" w:cstheme="majorBidi"/>
            <w:sz w:val="24"/>
            <w:szCs w:val="24"/>
          </w:rPr>
          <w:delText>allow for the observance of</w:delText>
        </w:r>
      </w:del>
      <w:ins w:id="28" w:author="zenrunner" w:date="2018-04-04T16:01:00Z">
        <w:r w:rsidR="0087427A">
          <w:rPr>
            <w:rFonts w:asciiTheme="majorBidi" w:hAnsiTheme="majorBidi" w:cstheme="majorBidi"/>
            <w:sz w:val="24"/>
            <w:szCs w:val="24"/>
          </w:rPr>
          <w:t>provide a mechanism to collect observation data on</w:t>
        </w:r>
      </w:ins>
      <w:r>
        <w:rPr>
          <w:rFonts w:asciiTheme="majorBidi" w:hAnsiTheme="majorBidi" w:cstheme="majorBidi"/>
          <w:sz w:val="24"/>
          <w:szCs w:val="24"/>
        </w:rPr>
        <w:t xml:space="preserve"> animals in their natur</w:t>
      </w:r>
      <w:r w:rsidR="00953BFF">
        <w:rPr>
          <w:rFonts w:asciiTheme="majorBidi" w:hAnsiTheme="majorBidi" w:cstheme="majorBidi"/>
          <w:sz w:val="24"/>
          <w:szCs w:val="24"/>
        </w:rPr>
        <w:t xml:space="preserve">al habitat and </w:t>
      </w:r>
      <w:del w:id="29" w:author="zenrunner" w:date="2018-04-04T16:01:00Z">
        <w:r w:rsidR="00953BFF" w:rsidDel="0087427A">
          <w:rPr>
            <w:rFonts w:asciiTheme="majorBidi" w:hAnsiTheme="majorBidi" w:cstheme="majorBidi"/>
            <w:sz w:val="24"/>
            <w:szCs w:val="24"/>
          </w:rPr>
          <w:delText xml:space="preserve">their </w:delText>
        </w:r>
      </w:del>
      <w:r w:rsidR="00953BFF">
        <w:rPr>
          <w:rFonts w:asciiTheme="majorBidi" w:hAnsiTheme="majorBidi" w:cstheme="majorBidi"/>
          <w:sz w:val="24"/>
          <w:szCs w:val="24"/>
        </w:rPr>
        <w:t>interaction</w:t>
      </w:r>
      <w:ins w:id="30" w:author="zenrunner" w:date="2018-04-04T16:01:00Z">
        <w:r w:rsidR="0087427A">
          <w:rPr>
            <w:rFonts w:asciiTheme="majorBidi" w:hAnsiTheme="majorBidi" w:cstheme="majorBidi"/>
            <w:sz w:val="24"/>
            <w:szCs w:val="24"/>
          </w:rPr>
          <w:t>s</w:t>
        </w:r>
      </w:ins>
      <w:r w:rsidR="00953BFF">
        <w:rPr>
          <w:rFonts w:asciiTheme="majorBidi" w:hAnsiTheme="majorBidi" w:cstheme="majorBidi"/>
          <w:sz w:val="24"/>
          <w:szCs w:val="24"/>
        </w:rPr>
        <w:t xml:space="preserve"> with their</w:t>
      </w:r>
      <w:r w:rsidR="00EB0258">
        <w:rPr>
          <w:rFonts w:asciiTheme="majorBidi" w:hAnsiTheme="majorBidi" w:cstheme="majorBidi"/>
          <w:sz w:val="24"/>
          <w:szCs w:val="24"/>
        </w:rPr>
        <w:t xml:space="preserve"> environment with</w:t>
      </w:r>
      <w:ins w:id="31" w:author="zenrunner" w:date="2018-04-04T16:01:00Z">
        <w:r w:rsidR="001B1A07">
          <w:rPr>
            <w:rFonts w:asciiTheme="majorBidi" w:hAnsiTheme="majorBidi" w:cstheme="majorBidi"/>
            <w:sz w:val="24"/>
            <w:szCs w:val="24"/>
          </w:rPr>
          <w:t xml:space="preserve"> relatively limited </w:t>
        </w:r>
      </w:ins>
      <w:del w:id="32" w:author="zenrunner" w:date="2018-04-04T16:01:00Z">
        <w:r w:rsidR="00EB0258" w:rsidDel="001B1A07">
          <w:rPr>
            <w:rFonts w:asciiTheme="majorBidi" w:hAnsiTheme="majorBidi" w:cstheme="majorBidi"/>
            <w:sz w:val="24"/>
            <w:szCs w:val="24"/>
          </w:rPr>
          <w:delText>out</w:delText>
        </w:r>
        <w:r w:rsidDel="001B1A07">
          <w:rPr>
            <w:rFonts w:asciiTheme="majorBidi" w:hAnsiTheme="majorBidi" w:cstheme="majorBidi"/>
            <w:sz w:val="24"/>
            <w:szCs w:val="24"/>
          </w:rPr>
          <w:delText xml:space="preserve"> </w:delText>
        </w:r>
      </w:del>
      <w:r>
        <w:rPr>
          <w:rFonts w:asciiTheme="majorBidi" w:hAnsiTheme="majorBidi" w:cstheme="majorBidi"/>
          <w:sz w:val="24"/>
          <w:szCs w:val="24"/>
        </w:rPr>
        <w:t>hu</w:t>
      </w:r>
      <w:r w:rsidR="00B17EDF">
        <w:rPr>
          <w:rFonts w:asciiTheme="majorBidi" w:hAnsiTheme="majorBidi" w:cstheme="majorBidi"/>
          <w:sz w:val="24"/>
          <w:szCs w:val="24"/>
        </w:rPr>
        <w:t xml:space="preserve">man disturbance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{"citationID":"lbx2XcvQ","properties":{"formattedCitation":"(O\\uc0\\u8217{}Connell,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szCs w:val="24"/>
        </w:rPr>
        <w:t>(O’Connell</w:t>
      </w:r>
      <w:r w:rsidR="00B17EDF">
        <w:rPr>
          <w:rFonts w:ascii="Times New Roman" w:hAnsi="Times New Roman" w:cs="Times New Roman"/>
          <w:sz w:val="24"/>
          <w:szCs w:val="24"/>
        </w:rPr>
        <w:t xml:space="preserve"> et al.</w:t>
      </w:r>
      <w:r w:rsidR="00B17EDF" w:rsidRPr="00B17EDF">
        <w:rPr>
          <w:rFonts w:ascii="Times New Roman" w:hAnsi="Times New Roman" w:cs="Times New Roman"/>
          <w:sz w:val="24"/>
          <w:szCs w:val="24"/>
        </w:rPr>
        <w:t xml:space="preserve"> 2011)</w:t>
      </w:r>
      <w:r w:rsidR="00B17EDF">
        <w:rPr>
          <w:rFonts w:asciiTheme="majorBidi" w:hAnsiTheme="majorBidi" w:cstheme="majorBidi"/>
          <w:sz w:val="24"/>
          <w:szCs w:val="24"/>
        </w:rPr>
        <w:fldChar w:fldCharType="end"/>
      </w:r>
      <w:r w:rsidR="00EB0258">
        <w:rPr>
          <w:rFonts w:asciiTheme="majorBidi" w:hAnsiTheme="majorBidi" w:cstheme="majorBidi"/>
          <w:sz w:val="24"/>
          <w:szCs w:val="24"/>
        </w:rPr>
        <w:t>.</w:t>
      </w:r>
      <w:r w:rsidR="00953BFF">
        <w:rPr>
          <w:rFonts w:asciiTheme="majorBidi" w:hAnsiTheme="majorBidi" w:cstheme="majorBidi"/>
          <w:sz w:val="24"/>
          <w:szCs w:val="24"/>
        </w:rPr>
        <w:t xml:space="preserve"> Besides their use in wildlife viewing and hunting, camera traps have been </w:t>
      </w:r>
      <w:del w:id="33" w:author="zenrunner" w:date="2018-04-04T16:02:00Z">
        <w:r w:rsidR="00953BFF" w:rsidDel="009060C4">
          <w:rPr>
            <w:rFonts w:asciiTheme="majorBidi" w:hAnsiTheme="majorBidi" w:cstheme="majorBidi"/>
            <w:sz w:val="24"/>
            <w:szCs w:val="24"/>
          </w:rPr>
          <w:delText xml:space="preserve">scientifically </w:delText>
        </w:r>
      </w:del>
      <w:r w:rsidR="00953BFF">
        <w:rPr>
          <w:rFonts w:asciiTheme="majorBidi" w:hAnsiTheme="majorBidi" w:cstheme="majorBidi"/>
          <w:sz w:val="24"/>
          <w:szCs w:val="24"/>
        </w:rPr>
        <w:t>used in studies that focus</w:t>
      </w:r>
      <w:r w:rsidR="00F448CB">
        <w:rPr>
          <w:rFonts w:asciiTheme="majorBidi" w:hAnsiTheme="majorBidi" w:cstheme="majorBidi"/>
          <w:sz w:val="24"/>
          <w:szCs w:val="24"/>
        </w:rPr>
        <w:t xml:space="preserve"> on</w:t>
      </w:r>
      <w:r w:rsidR="00953BFF">
        <w:rPr>
          <w:rFonts w:asciiTheme="majorBidi" w:hAnsiTheme="majorBidi" w:cstheme="majorBidi"/>
          <w:sz w:val="24"/>
          <w:szCs w:val="24"/>
        </w:rPr>
        <w:t xml:space="preserve"> nest ecology, detection of rare species, estimation of population size and species richness, behavioural studies, habitat use, and occupation of human-built structures</w:t>
      </w:r>
      <w:ins w:id="34" w:author="zenrunner" w:date="2018-04-04T16:02:00Z">
        <w:r w:rsidR="009060C4">
          <w:rPr>
            <w:rFonts w:asciiTheme="majorBidi" w:hAnsiTheme="majorBidi" w:cstheme="majorBidi"/>
            <w:sz w:val="24"/>
            <w:szCs w:val="24"/>
          </w:rPr>
          <w:t xml:space="preserve"> (citations needed for all of these or at least cite a few good reviews)</w:t>
        </w:r>
      </w:ins>
      <w:r w:rsidR="00953BFF">
        <w:rPr>
          <w:rFonts w:asciiTheme="majorBidi" w:hAnsiTheme="majorBidi" w:cstheme="majorBidi"/>
          <w:sz w:val="24"/>
          <w:szCs w:val="24"/>
        </w:rPr>
        <w:t xml:space="preserve">. </w:t>
      </w:r>
      <w:ins w:id="35" w:author="zenrunner" w:date="2018-04-04T16:03:00Z">
        <w:r w:rsidR="00137BC8">
          <w:rPr>
            <w:rFonts w:asciiTheme="majorBidi" w:hAnsiTheme="majorBidi" w:cstheme="majorBidi"/>
            <w:sz w:val="24"/>
            <w:szCs w:val="24"/>
          </w:rPr>
          <w:t xml:space="preserve">The current technology </w:t>
        </w:r>
      </w:ins>
      <w:del w:id="36" w:author="zenrunner" w:date="2018-04-04T16:03:00Z">
        <w:r w:rsidR="00503C06" w:rsidDel="00137BC8">
          <w:rPr>
            <w:rFonts w:asciiTheme="majorBidi" w:hAnsiTheme="majorBidi" w:cstheme="majorBidi"/>
            <w:sz w:val="24"/>
            <w:szCs w:val="24"/>
          </w:rPr>
          <w:delText xml:space="preserve">Today, </w:delText>
        </w:r>
      </w:del>
      <w:ins w:id="37" w:author="zenrunner" w:date="2018-04-04T16:03:00Z">
        <w:r w:rsidR="00137BC8">
          <w:rPr>
            <w:rFonts w:asciiTheme="majorBidi" w:hAnsiTheme="majorBidi" w:cstheme="majorBidi"/>
            <w:sz w:val="24"/>
            <w:szCs w:val="24"/>
          </w:rPr>
          <w:t xml:space="preserve">in </w:t>
        </w:r>
      </w:ins>
      <w:r w:rsidR="00503C06">
        <w:rPr>
          <w:rFonts w:asciiTheme="majorBidi" w:hAnsiTheme="majorBidi" w:cstheme="majorBidi"/>
          <w:sz w:val="24"/>
          <w:szCs w:val="24"/>
        </w:rPr>
        <w:t xml:space="preserve">most camera traps </w:t>
      </w:r>
      <w:ins w:id="38" w:author="zenrunner" w:date="2018-04-04T16:03:00Z">
        <w:r w:rsidR="00137BC8">
          <w:rPr>
            <w:rFonts w:asciiTheme="majorBidi" w:hAnsiTheme="majorBidi" w:cstheme="majorBidi"/>
            <w:sz w:val="24"/>
            <w:szCs w:val="24"/>
          </w:rPr>
          <w:t>is</w:t>
        </w:r>
      </w:ins>
      <w:del w:id="39" w:author="zenrunner" w:date="2018-04-04T16:03:00Z">
        <w:r w:rsidR="00503C06" w:rsidDel="00137BC8">
          <w:rPr>
            <w:rFonts w:asciiTheme="majorBidi" w:hAnsiTheme="majorBidi" w:cstheme="majorBidi"/>
            <w:sz w:val="24"/>
            <w:szCs w:val="24"/>
          </w:rPr>
          <w:delText>are</w:delText>
        </w:r>
      </w:del>
      <w:r w:rsidR="00503C06">
        <w:rPr>
          <w:rFonts w:asciiTheme="majorBidi" w:hAnsiTheme="majorBidi" w:cstheme="majorBidi"/>
          <w:sz w:val="24"/>
          <w:szCs w:val="24"/>
        </w:rPr>
        <w:t xml:space="preserve"> able to detect changes in animal movement through heat-in-motion </w:t>
      </w:r>
      <w:r w:rsidR="00503C06">
        <w:rPr>
          <w:rFonts w:asciiTheme="majorBidi" w:hAnsiTheme="majorBidi" w:cstheme="majorBidi"/>
          <w:sz w:val="24"/>
          <w:szCs w:val="24"/>
        </w:rPr>
        <w:fldChar w:fldCharType="begin"/>
      </w:r>
      <w:r w:rsidR="00503C06">
        <w:rPr>
          <w:rFonts w:asciiTheme="majorBidi" w:hAnsiTheme="majorBidi" w:cstheme="majorBidi"/>
          <w:sz w:val="24"/>
          <w:szCs w:val="24"/>
        </w:rPr>
        <w:instrText xml:space="preserve"> ADDIN ZOTERO_ITEM CSL_CITATION {"citationID":"1i3H7Vdl","properties":{"formattedCitation":"(Francesco Rovero et al. 2013)","plainCitation":"(Francesco Rovero et al. 2013)","noteIndex":0},"citationItems":[{"id":92,"uris":["http://zotero.org/users/local/tCrvyoCs/items/8VYCPYCL"],"uri":["http://zotero.org/users/local/tCrvyoCs/items/8VYCPYCL"],"itemData":{"id":92,"type":"article-journal","title":"“Which camera trap type and how many do I need?” A review of camera features and study designs for a range of wildlife research applications","page":"148-156","volume":"24","issue":"2","journalAbbreviation":"Hystix, the Italian Journal of Mammalogy","author":[{"literal":"Francesco Rovero"},{"literal":"Fridolin Zimmermann"},{"literal":"Duccio Berzi"},{"literal":"Paul Meek"}],"issued":{"date-parts":[["2013"]]}}}],"schema":"https://github.com/citation-style-language/schema/raw/master/csl-citation.json"} </w:instrText>
      </w:r>
      <w:r w:rsidR="00503C06">
        <w:rPr>
          <w:rFonts w:asciiTheme="majorBidi" w:hAnsiTheme="majorBidi" w:cstheme="majorBidi"/>
          <w:sz w:val="24"/>
          <w:szCs w:val="24"/>
        </w:rPr>
        <w:fldChar w:fldCharType="separate"/>
      </w:r>
      <w:r w:rsidR="00503C06" w:rsidRPr="00503C06">
        <w:rPr>
          <w:rFonts w:ascii="Times New Roman" w:hAnsi="Times New Roman" w:cs="Times New Roman"/>
          <w:sz w:val="24"/>
        </w:rPr>
        <w:t>(Francesco Rovero et al. 2013)</w:t>
      </w:r>
      <w:r w:rsidR="00503C06">
        <w:rPr>
          <w:rFonts w:asciiTheme="majorBidi" w:hAnsiTheme="majorBidi" w:cstheme="majorBidi"/>
          <w:sz w:val="24"/>
          <w:szCs w:val="24"/>
        </w:rPr>
        <w:fldChar w:fldCharType="end"/>
      </w:r>
      <w:r w:rsidR="00503C06">
        <w:rPr>
          <w:rFonts w:asciiTheme="majorBidi" w:hAnsiTheme="majorBidi" w:cstheme="majorBidi"/>
          <w:sz w:val="24"/>
          <w:szCs w:val="24"/>
        </w:rPr>
        <w:t xml:space="preserve"> via a passive-infrared sensor.</w:t>
      </w:r>
      <w:ins w:id="40" w:author="zenrunner" w:date="2018-04-04T16:03:00Z">
        <w:r w:rsidR="00137BC8">
          <w:rPr>
            <w:rFonts w:asciiTheme="majorBidi" w:hAnsiTheme="majorBidi" w:cstheme="majorBidi"/>
            <w:sz w:val="24"/>
            <w:szCs w:val="24"/>
          </w:rPr>
          <w:t xml:space="preserve"> Then concluding sentence on implications and why this matters</w:t>
        </w:r>
        <w:proofErr w:type="gramStart"/>
        <w:r w:rsidR="00137BC8">
          <w:rPr>
            <w:rFonts w:asciiTheme="majorBidi" w:hAnsiTheme="majorBidi" w:cstheme="majorBidi"/>
            <w:sz w:val="24"/>
            <w:szCs w:val="24"/>
          </w:rPr>
          <w:t>..</w:t>
        </w:r>
      </w:ins>
      <w:proofErr w:type="gramEnd"/>
    </w:p>
    <w:p w14:paraId="78463A09" w14:textId="6A95F08F" w:rsidR="003E6BAC" w:rsidRDefault="00503C06" w:rsidP="007D7632">
      <w:pPr>
        <w:spacing w:after="0" w:line="480" w:lineRule="auto"/>
        <w:jc w:val="both"/>
        <w:rPr>
          <w:ins w:id="41" w:author="zenrunner" w:date="2018-04-04T16:06:00Z"/>
          <w:rFonts w:asciiTheme="majorBidi" w:hAnsiTheme="majorBidi" w:cstheme="majorBidi"/>
          <w:sz w:val="24"/>
          <w:szCs w:val="24"/>
        </w:rPr>
      </w:pPr>
      <w:r>
        <w:rPr>
          <w:rFonts w:asciiTheme="majorBidi" w:hAnsiTheme="majorBidi" w:cstheme="majorBidi"/>
          <w:sz w:val="24"/>
          <w:szCs w:val="24"/>
        </w:rPr>
        <w:t xml:space="preserve">                  </w:t>
      </w:r>
      <w:r w:rsidR="00F448CB">
        <w:rPr>
          <w:rFonts w:asciiTheme="majorBidi" w:hAnsiTheme="majorBidi" w:cstheme="majorBidi"/>
          <w:sz w:val="24"/>
          <w:szCs w:val="24"/>
        </w:rPr>
        <w:t xml:space="preserve">One </w:t>
      </w:r>
      <w:r w:rsidR="00EC0E69">
        <w:rPr>
          <w:rFonts w:asciiTheme="majorBidi" w:hAnsiTheme="majorBidi" w:cstheme="majorBidi"/>
          <w:sz w:val="24"/>
          <w:szCs w:val="24"/>
        </w:rPr>
        <w:t>of the major uses of the device, particularly in ecology, has been to recor</w:t>
      </w:r>
      <w:r w:rsidR="009669AB">
        <w:rPr>
          <w:rFonts w:asciiTheme="majorBidi" w:hAnsiTheme="majorBidi" w:cstheme="majorBidi"/>
          <w:sz w:val="24"/>
          <w:szCs w:val="24"/>
        </w:rPr>
        <w:t>d vertebrate activity patterns used to determine p</w:t>
      </w:r>
      <w:r w:rsidR="00710855">
        <w:rPr>
          <w:rFonts w:asciiTheme="majorBidi" w:hAnsiTheme="majorBidi" w:cstheme="majorBidi"/>
          <w:sz w:val="24"/>
          <w:szCs w:val="24"/>
        </w:rPr>
        <w:t>arameters such as occupancy, abundance and diversity (O’Connell et al. 1998</w:t>
      </w:r>
      <w:ins w:id="42" w:author="zenrunner" w:date="2018-04-04T16:04:00Z">
        <w:r w:rsidR="00596463">
          <w:rPr>
            <w:rFonts w:asciiTheme="majorBidi" w:hAnsiTheme="majorBidi" w:cstheme="majorBidi"/>
            <w:sz w:val="24"/>
            <w:szCs w:val="24"/>
          </w:rPr>
          <w:t xml:space="preserve"> – need more current citation</w:t>
        </w:r>
      </w:ins>
      <w:r w:rsidR="00710855">
        <w:rPr>
          <w:rFonts w:asciiTheme="majorBidi" w:hAnsiTheme="majorBidi" w:cstheme="majorBidi"/>
          <w:sz w:val="24"/>
          <w:szCs w:val="24"/>
        </w:rPr>
        <w:t xml:space="preserve">). </w:t>
      </w:r>
      <w:r w:rsidR="00E369CA">
        <w:rPr>
          <w:rFonts w:asciiTheme="majorBidi" w:hAnsiTheme="majorBidi" w:cstheme="majorBidi"/>
          <w:sz w:val="24"/>
          <w:szCs w:val="24"/>
        </w:rPr>
        <w:t>Perhaps the greatest advantage of this sampling method as opposed to other efforts is that it can record accurate data without the animal being captured or the researcher being present.</w:t>
      </w:r>
      <w:r w:rsidR="005108B6">
        <w:rPr>
          <w:rFonts w:asciiTheme="majorBidi" w:hAnsiTheme="majorBidi" w:cstheme="majorBidi"/>
          <w:sz w:val="24"/>
          <w:szCs w:val="24"/>
        </w:rPr>
        <w:t xml:space="preserve"> The </w:t>
      </w:r>
      <w:r w:rsidR="004F54AC">
        <w:rPr>
          <w:rFonts w:asciiTheme="majorBidi" w:hAnsiTheme="majorBidi" w:cstheme="majorBidi"/>
          <w:sz w:val="24"/>
          <w:szCs w:val="24"/>
        </w:rPr>
        <w:t>earliest</w:t>
      </w:r>
      <w:r w:rsidR="005108B6">
        <w:rPr>
          <w:rFonts w:asciiTheme="majorBidi" w:hAnsiTheme="majorBidi" w:cstheme="majorBidi"/>
          <w:sz w:val="24"/>
          <w:szCs w:val="24"/>
        </w:rPr>
        <w:t xml:space="preserve"> case study concerning abundance was first done by </w:t>
      </w:r>
      <w:proofErr w:type="spellStart"/>
      <w:r w:rsidR="005108B6">
        <w:rPr>
          <w:rFonts w:asciiTheme="majorBidi" w:hAnsiTheme="majorBidi" w:cstheme="majorBidi"/>
          <w:sz w:val="24"/>
          <w:szCs w:val="24"/>
        </w:rPr>
        <w:t>Karanth</w:t>
      </w:r>
      <w:proofErr w:type="spellEnd"/>
      <w:r w:rsidR="005108B6">
        <w:rPr>
          <w:rFonts w:asciiTheme="majorBidi" w:hAnsiTheme="majorBidi" w:cstheme="majorBidi"/>
          <w:sz w:val="24"/>
          <w:szCs w:val="24"/>
        </w:rPr>
        <w:t xml:space="preserve"> et al. (1995) for the </w:t>
      </w:r>
      <w:proofErr w:type="spellStart"/>
      <w:r w:rsidR="005108B6" w:rsidRPr="005108B6">
        <w:rPr>
          <w:rFonts w:asciiTheme="majorBidi" w:hAnsiTheme="majorBidi" w:cstheme="majorBidi"/>
          <w:i/>
          <w:iCs/>
          <w:sz w:val="24"/>
          <w:szCs w:val="24"/>
        </w:rPr>
        <w:t>Panthera</w:t>
      </w:r>
      <w:proofErr w:type="spellEnd"/>
      <w:r w:rsidR="005108B6" w:rsidRPr="005108B6">
        <w:rPr>
          <w:rFonts w:asciiTheme="majorBidi" w:hAnsiTheme="majorBidi" w:cstheme="majorBidi"/>
          <w:i/>
          <w:iCs/>
          <w:sz w:val="24"/>
          <w:szCs w:val="24"/>
        </w:rPr>
        <w:t xml:space="preserve"> </w:t>
      </w:r>
      <w:proofErr w:type="spellStart"/>
      <w:proofErr w:type="gramStart"/>
      <w:r w:rsidR="005108B6" w:rsidRPr="005108B6">
        <w:rPr>
          <w:rFonts w:asciiTheme="majorBidi" w:hAnsiTheme="majorBidi" w:cstheme="majorBidi"/>
          <w:i/>
          <w:iCs/>
          <w:sz w:val="24"/>
          <w:szCs w:val="24"/>
        </w:rPr>
        <w:t>tigris</w:t>
      </w:r>
      <w:proofErr w:type="spellEnd"/>
      <w:proofErr w:type="gramEnd"/>
      <w:r w:rsidR="005108B6">
        <w:rPr>
          <w:rFonts w:asciiTheme="majorBidi" w:hAnsiTheme="majorBidi" w:cstheme="majorBidi"/>
          <w:i/>
          <w:iCs/>
          <w:sz w:val="24"/>
          <w:szCs w:val="24"/>
        </w:rPr>
        <w:t xml:space="preserve"> </w:t>
      </w:r>
      <w:r w:rsidR="005108B6">
        <w:rPr>
          <w:rFonts w:asciiTheme="majorBidi" w:hAnsiTheme="majorBidi" w:cstheme="majorBidi"/>
          <w:sz w:val="24"/>
          <w:szCs w:val="24"/>
        </w:rPr>
        <w:t>population using capture-recapture mo</w:t>
      </w:r>
      <w:r w:rsidR="00597B76">
        <w:rPr>
          <w:rFonts w:asciiTheme="majorBidi" w:hAnsiTheme="majorBidi" w:cstheme="majorBidi"/>
          <w:sz w:val="24"/>
          <w:szCs w:val="24"/>
        </w:rPr>
        <w:t>dels.</w:t>
      </w:r>
      <w:r w:rsidR="00E369CA">
        <w:rPr>
          <w:rFonts w:asciiTheme="majorBidi" w:hAnsiTheme="majorBidi" w:cstheme="majorBidi"/>
          <w:sz w:val="24"/>
          <w:szCs w:val="24"/>
        </w:rPr>
        <w:t xml:space="preserve"> </w:t>
      </w:r>
      <w:r w:rsidR="004F54AC">
        <w:rPr>
          <w:rFonts w:asciiTheme="majorBidi" w:hAnsiTheme="majorBidi" w:cstheme="majorBidi"/>
          <w:sz w:val="24"/>
          <w:szCs w:val="24"/>
        </w:rPr>
        <w:t xml:space="preserve">Though, studies concerning Jaguars </w:t>
      </w:r>
      <w:proofErr w:type="spellStart"/>
      <w:r w:rsidR="004F54AC">
        <w:rPr>
          <w:rFonts w:asciiTheme="majorBidi" w:hAnsiTheme="majorBidi" w:cstheme="majorBidi"/>
          <w:i/>
          <w:iCs/>
          <w:sz w:val="24"/>
          <w:szCs w:val="24"/>
        </w:rPr>
        <w:t>Panthera</w:t>
      </w:r>
      <w:proofErr w:type="spellEnd"/>
      <w:r w:rsidR="004F54AC">
        <w:rPr>
          <w:rFonts w:asciiTheme="majorBidi" w:hAnsiTheme="majorBidi" w:cstheme="majorBidi"/>
          <w:i/>
          <w:iCs/>
          <w:sz w:val="24"/>
          <w:szCs w:val="24"/>
        </w:rPr>
        <w:t xml:space="preserve"> </w:t>
      </w:r>
      <w:proofErr w:type="spellStart"/>
      <w:r w:rsidR="004F54AC">
        <w:rPr>
          <w:rFonts w:asciiTheme="majorBidi" w:hAnsiTheme="majorBidi" w:cstheme="majorBidi"/>
          <w:i/>
          <w:iCs/>
          <w:sz w:val="24"/>
          <w:szCs w:val="24"/>
        </w:rPr>
        <w:t>onca</w:t>
      </w:r>
      <w:proofErr w:type="spellEnd"/>
      <w:r w:rsidR="004F54AC">
        <w:rPr>
          <w:rFonts w:asciiTheme="majorBidi" w:hAnsiTheme="majorBidi" w:cstheme="majorBidi"/>
          <w:i/>
          <w:iCs/>
          <w:sz w:val="24"/>
          <w:szCs w:val="24"/>
        </w:rPr>
        <w:t xml:space="preserve"> </w:t>
      </w:r>
      <w:r w:rsidR="004F54AC">
        <w:rPr>
          <w:rFonts w:asciiTheme="majorBidi" w:hAnsiTheme="majorBidi" w:cstheme="majorBidi"/>
          <w:sz w:val="24"/>
          <w:szCs w:val="24"/>
        </w:rPr>
        <w:t>have received the most attention with regards to using camera traps to determine abundance and density of populations</w:t>
      </w:r>
      <w:ins w:id="43" w:author="zenrunner" w:date="2018-04-04T16:04:00Z">
        <w:r w:rsidR="00366EAC">
          <w:rPr>
            <w:rFonts w:asciiTheme="majorBidi" w:hAnsiTheme="majorBidi" w:cstheme="majorBidi"/>
            <w:sz w:val="24"/>
            <w:szCs w:val="24"/>
          </w:rPr>
          <w:t>??? What kind of attention – not sure what you mean here</w:t>
        </w:r>
        <w:proofErr w:type="gramStart"/>
        <w:r w:rsidR="00366EAC">
          <w:rPr>
            <w:rFonts w:asciiTheme="majorBidi" w:hAnsiTheme="majorBidi" w:cstheme="majorBidi"/>
            <w:sz w:val="24"/>
            <w:szCs w:val="24"/>
          </w:rPr>
          <w:t>?</w:t>
        </w:r>
      </w:ins>
      <w:r w:rsidR="004F54AC">
        <w:rPr>
          <w:rFonts w:asciiTheme="majorBidi" w:hAnsiTheme="majorBidi" w:cstheme="majorBidi"/>
          <w:sz w:val="24"/>
          <w:szCs w:val="24"/>
        </w:rPr>
        <w:t>.</w:t>
      </w:r>
      <w:proofErr w:type="gramEnd"/>
      <w:r w:rsidR="004F54AC">
        <w:rPr>
          <w:rFonts w:asciiTheme="majorBidi" w:hAnsiTheme="majorBidi" w:cstheme="majorBidi"/>
          <w:i/>
          <w:iCs/>
          <w:sz w:val="24"/>
          <w:szCs w:val="24"/>
        </w:rPr>
        <w:t xml:space="preserve"> </w:t>
      </w:r>
      <w:r w:rsidR="00597B76">
        <w:rPr>
          <w:rFonts w:asciiTheme="majorBidi" w:hAnsiTheme="majorBidi" w:cstheme="majorBidi"/>
          <w:sz w:val="24"/>
          <w:szCs w:val="24"/>
        </w:rPr>
        <w:t>Diversity on the other hand</w:t>
      </w:r>
      <w:r w:rsidR="00B61B1E">
        <w:rPr>
          <w:rFonts w:asciiTheme="majorBidi" w:hAnsiTheme="majorBidi" w:cstheme="majorBidi"/>
          <w:sz w:val="24"/>
          <w:szCs w:val="24"/>
        </w:rPr>
        <w:t xml:space="preserve"> can be determined through species </w:t>
      </w:r>
      <w:r w:rsidR="00613256">
        <w:rPr>
          <w:rFonts w:asciiTheme="majorBidi" w:hAnsiTheme="majorBidi" w:cstheme="majorBidi"/>
          <w:sz w:val="24"/>
          <w:szCs w:val="24"/>
        </w:rPr>
        <w:t>richness and composition</w:t>
      </w:r>
      <w:r w:rsidR="00EE387B">
        <w:rPr>
          <w:rFonts w:asciiTheme="majorBidi" w:hAnsiTheme="majorBidi" w:cstheme="majorBidi"/>
          <w:sz w:val="24"/>
          <w:szCs w:val="24"/>
        </w:rPr>
        <w:t xml:space="preserve"> data</w:t>
      </w:r>
      <w:ins w:id="44" w:author="zenrunner" w:date="2018-04-04T16:05:00Z">
        <w:r w:rsidR="00FA3783">
          <w:rPr>
            <w:rFonts w:asciiTheme="majorBidi" w:hAnsiTheme="majorBidi" w:cstheme="majorBidi"/>
            <w:sz w:val="24"/>
            <w:szCs w:val="24"/>
          </w:rPr>
          <w:t xml:space="preserve"> from camera traps or some other way? </w:t>
        </w:r>
        <w:proofErr w:type="gramStart"/>
        <w:r w:rsidR="00FA3783">
          <w:rPr>
            <w:rFonts w:asciiTheme="majorBidi" w:hAnsiTheme="majorBidi" w:cstheme="majorBidi"/>
            <w:sz w:val="24"/>
            <w:szCs w:val="24"/>
          </w:rPr>
          <w:t>confusing</w:t>
        </w:r>
      </w:ins>
      <w:proofErr w:type="gramEnd"/>
      <w:r w:rsidR="00613256">
        <w:rPr>
          <w:rFonts w:asciiTheme="majorBidi" w:hAnsiTheme="majorBidi" w:cstheme="majorBidi"/>
          <w:sz w:val="24"/>
          <w:szCs w:val="24"/>
        </w:rPr>
        <w:t xml:space="preserve"> (</w:t>
      </w:r>
      <w:proofErr w:type="spellStart"/>
      <w:r w:rsidR="00613256">
        <w:rPr>
          <w:rFonts w:asciiTheme="majorBidi" w:hAnsiTheme="majorBidi" w:cstheme="majorBidi"/>
          <w:sz w:val="24"/>
          <w:szCs w:val="24"/>
        </w:rPr>
        <w:t>Rovero</w:t>
      </w:r>
      <w:proofErr w:type="spellEnd"/>
      <w:r w:rsidR="00613256">
        <w:rPr>
          <w:rFonts w:asciiTheme="majorBidi" w:hAnsiTheme="majorBidi" w:cstheme="majorBidi"/>
          <w:sz w:val="24"/>
          <w:szCs w:val="24"/>
        </w:rPr>
        <w:t xml:space="preserve"> et al. 2014).</w:t>
      </w:r>
      <w:r w:rsidR="00B61B1E">
        <w:rPr>
          <w:rFonts w:asciiTheme="majorBidi" w:hAnsiTheme="majorBidi" w:cstheme="majorBidi"/>
          <w:sz w:val="24"/>
          <w:szCs w:val="24"/>
        </w:rPr>
        <w:t xml:space="preserve"> </w:t>
      </w:r>
      <w:r w:rsidR="002E2F34">
        <w:rPr>
          <w:rFonts w:asciiTheme="majorBidi" w:hAnsiTheme="majorBidi" w:cstheme="majorBidi"/>
          <w:sz w:val="24"/>
          <w:szCs w:val="24"/>
        </w:rPr>
        <w:t xml:space="preserve">Once used to determine abundance and </w:t>
      </w:r>
      <w:r w:rsidR="002E2F34">
        <w:rPr>
          <w:rFonts w:asciiTheme="majorBidi" w:hAnsiTheme="majorBidi" w:cstheme="majorBidi"/>
          <w:sz w:val="24"/>
          <w:szCs w:val="24"/>
        </w:rPr>
        <w:lastRenderedPageBreak/>
        <w:t xml:space="preserve">diversity, the obtained </w:t>
      </w:r>
      <w:r w:rsidR="00EE2EC1">
        <w:rPr>
          <w:rFonts w:asciiTheme="majorBidi" w:hAnsiTheme="majorBidi" w:cstheme="majorBidi"/>
          <w:sz w:val="24"/>
          <w:szCs w:val="24"/>
        </w:rPr>
        <w:t>information can be of great importance</w:t>
      </w:r>
      <w:r w:rsidR="00B61B1E">
        <w:rPr>
          <w:rFonts w:asciiTheme="majorBidi" w:hAnsiTheme="majorBidi" w:cstheme="majorBidi"/>
          <w:sz w:val="24"/>
          <w:szCs w:val="24"/>
        </w:rPr>
        <w:t xml:space="preserve"> to </w:t>
      </w:r>
      <w:r w:rsidR="002E2F34">
        <w:rPr>
          <w:rFonts w:asciiTheme="majorBidi" w:hAnsiTheme="majorBidi" w:cstheme="majorBidi"/>
          <w:sz w:val="24"/>
          <w:szCs w:val="24"/>
        </w:rPr>
        <w:t>conservational biologist for population</w:t>
      </w:r>
      <w:r w:rsidR="00B61B1E">
        <w:rPr>
          <w:rFonts w:asciiTheme="majorBidi" w:hAnsiTheme="majorBidi" w:cstheme="majorBidi"/>
          <w:sz w:val="24"/>
          <w:szCs w:val="24"/>
        </w:rPr>
        <w:t xml:space="preserve"> management</w:t>
      </w:r>
      <w:r w:rsidR="001D6FF9">
        <w:rPr>
          <w:rFonts w:asciiTheme="majorBidi" w:hAnsiTheme="majorBidi" w:cstheme="majorBidi"/>
          <w:sz w:val="24"/>
          <w:szCs w:val="24"/>
        </w:rPr>
        <w:t>-purposes</w:t>
      </w:r>
      <w:r w:rsidR="00B61B1E">
        <w:rPr>
          <w:rFonts w:asciiTheme="majorBidi" w:hAnsiTheme="majorBidi" w:cstheme="majorBidi"/>
          <w:sz w:val="24"/>
          <w:szCs w:val="24"/>
        </w:rPr>
        <w:t xml:space="preserve">. </w:t>
      </w:r>
      <w:r w:rsidR="00597B76">
        <w:rPr>
          <w:rFonts w:asciiTheme="majorBidi" w:hAnsiTheme="majorBidi" w:cstheme="majorBidi"/>
          <w:sz w:val="24"/>
          <w:szCs w:val="24"/>
        </w:rPr>
        <w:t>It is important to note that well-designed studies involving camera traps also include data of covariates of the site.  In addition, covariates are chosen based on how they influence th</w:t>
      </w:r>
      <w:r w:rsidR="0003612C">
        <w:rPr>
          <w:rFonts w:asciiTheme="majorBidi" w:hAnsiTheme="majorBidi" w:cstheme="majorBidi"/>
          <w:sz w:val="24"/>
          <w:szCs w:val="24"/>
        </w:rPr>
        <w:t>e parameter of interest and the detection probability they p</w:t>
      </w:r>
      <w:r w:rsidR="00B17EDF">
        <w:rPr>
          <w:rFonts w:asciiTheme="majorBidi" w:hAnsiTheme="majorBidi" w:cstheme="majorBidi"/>
          <w:sz w:val="24"/>
          <w:szCs w:val="24"/>
        </w:rPr>
        <w:t xml:space="preserve">rovide </w:t>
      </w:r>
      <w:r w:rsidR="00B17EDF">
        <w:rPr>
          <w:rFonts w:asciiTheme="majorBidi" w:hAnsiTheme="majorBidi" w:cstheme="majorBidi"/>
          <w:sz w:val="24"/>
          <w:szCs w:val="24"/>
        </w:rPr>
        <w:fldChar w:fldCharType="begin"/>
      </w:r>
      <w:r w:rsidR="00B17EDF">
        <w:rPr>
          <w:rFonts w:asciiTheme="majorBidi" w:hAnsiTheme="majorBidi" w:cstheme="majorBidi"/>
          <w:sz w:val="24"/>
          <w:szCs w:val="24"/>
        </w:rPr>
        <w:instrText xml:space="preserve"> ADDIN ZOTERO_ITEM CSL_CITATION {"citationID":"iBxKnicT","properties":{"formattedCitation":"(White 2005)","plainCitation":"(White 2005)","noteIndex":0},"citationItems":[{"id":9,"uris":["http://zotero.org/users/local/tCrvyoCs/items/NAK85MTB"],"uri":["http://zotero.org/users/local/tCrvyoCs/items/NAK85MTB"],"itemData":{"id":9,"type":"article-journal","title":"Correcting wildlife counts using detection probabilities","container-title":"Wildlife Research","page":"211","volume":"32","issue":"3","source":"CrossRef","DOI":"10.1071/WR03123","ISSN":"1035-3712","language":"en","author":[{"family":"White","given":"Gary C."}],"issued":{"date-parts":[["2005"]]}}}],"schema":"https://github.com/citation-style-language/schema/raw/master/csl-citation.json"} </w:instrText>
      </w:r>
      <w:r w:rsidR="00B17EDF">
        <w:rPr>
          <w:rFonts w:asciiTheme="majorBidi" w:hAnsiTheme="majorBidi" w:cstheme="majorBidi"/>
          <w:sz w:val="24"/>
          <w:szCs w:val="24"/>
        </w:rPr>
        <w:fldChar w:fldCharType="separate"/>
      </w:r>
      <w:r w:rsidR="00B17EDF" w:rsidRPr="00B17EDF">
        <w:rPr>
          <w:rFonts w:ascii="Times New Roman" w:hAnsi="Times New Roman" w:cs="Times New Roman"/>
          <w:sz w:val="24"/>
        </w:rPr>
        <w:t>(White 2005)</w:t>
      </w:r>
      <w:r w:rsidR="00B17EDF">
        <w:rPr>
          <w:rFonts w:asciiTheme="majorBidi" w:hAnsiTheme="majorBidi" w:cstheme="majorBidi"/>
          <w:sz w:val="24"/>
          <w:szCs w:val="24"/>
        </w:rPr>
        <w:fldChar w:fldCharType="end"/>
      </w:r>
      <w:r w:rsidR="0003612C">
        <w:rPr>
          <w:rFonts w:asciiTheme="majorBidi" w:hAnsiTheme="majorBidi" w:cstheme="majorBidi"/>
          <w:sz w:val="24"/>
          <w:szCs w:val="24"/>
        </w:rPr>
        <w:t>.</w:t>
      </w:r>
      <w:r w:rsidR="00DC609B">
        <w:rPr>
          <w:rFonts w:asciiTheme="majorBidi" w:hAnsiTheme="majorBidi" w:cstheme="majorBidi"/>
          <w:sz w:val="24"/>
          <w:szCs w:val="24"/>
        </w:rPr>
        <w:t xml:space="preserve"> Earlier studies took advantage of the program CAPTURE (</w:t>
      </w:r>
      <w:r w:rsidR="00DC609B" w:rsidRPr="00DC609B">
        <w:rPr>
          <w:rFonts w:asciiTheme="majorBidi" w:hAnsiTheme="majorBidi" w:cstheme="majorBidi"/>
          <w:sz w:val="24"/>
          <w:szCs w:val="24"/>
        </w:rPr>
        <w:t>https://www.mbr-pwrc.usgs.gov/software/capture.html</w:t>
      </w:r>
      <w:r w:rsidR="00DC609B">
        <w:rPr>
          <w:rFonts w:asciiTheme="majorBidi" w:hAnsiTheme="majorBidi" w:cstheme="majorBidi"/>
          <w:sz w:val="24"/>
          <w:szCs w:val="24"/>
        </w:rPr>
        <w:t xml:space="preserve">) able to estimate </w:t>
      </w:r>
      <w:proofErr w:type="gramStart"/>
      <w:r w:rsidR="00DC609B">
        <w:rPr>
          <w:rFonts w:asciiTheme="majorBidi" w:hAnsiTheme="majorBidi" w:cstheme="majorBidi"/>
          <w:sz w:val="24"/>
          <w:szCs w:val="24"/>
        </w:rPr>
        <w:t>capture</w:t>
      </w:r>
      <w:proofErr w:type="gramEnd"/>
      <w:r w:rsidR="00DC609B">
        <w:rPr>
          <w:rFonts w:asciiTheme="majorBidi" w:hAnsiTheme="majorBidi" w:cstheme="majorBidi"/>
          <w:sz w:val="24"/>
          <w:szCs w:val="24"/>
        </w:rPr>
        <w:t xml:space="preserve"> probability and population size for closed populations using capture-recapture data</w:t>
      </w:r>
      <w:r w:rsidR="003E6BAC">
        <w:rPr>
          <w:rFonts w:asciiTheme="majorBidi" w:hAnsiTheme="majorBidi" w:cstheme="majorBidi"/>
          <w:sz w:val="24"/>
          <w:szCs w:val="24"/>
        </w:rPr>
        <w:t xml:space="preserve"> (Otis et al. 1978). How</w:t>
      </w:r>
      <w:r w:rsidR="00045F86">
        <w:rPr>
          <w:rFonts w:asciiTheme="majorBidi" w:hAnsiTheme="majorBidi" w:cstheme="majorBidi"/>
          <w:sz w:val="24"/>
          <w:szCs w:val="24"/>
        </w:rPr>
        <w:t xml:space="preserve">ever, the advent of the </w:t>
      </w:r>
      <w:proofErr w:type="spellStart"/>
      <w:r w:rsidR="00045F86">
        <w:rPr>
          <w:rFonts w:asciiTheme="majorBidi" w:hAnsiTheme="majorBidi" w:cstheme="majorBidi"/>
          <w:sz w:val="24"/>
          <w:szCs w:val="24"/>
        </w:rPr>
        <w:t>CamtrapR</w:t>
      </w:r>
      <w:proofErr w:type="spellEnd"/>
      <w:r w:rsidR="00045F86">
        <w:rPr>
          <w:rFonts w:asciiTheme="majorBidi" w:hAnsiTheme="majorBidi" w:cstheme="majorBidi"/>
          <w:sz w:val="24"/>
          <w:szCs w:val="24"/>
        </w:rPr>
        <w:t xml:space="preserve"> package has allowed for a simpler tool with complete workflow for </w:t>
      </w:r>
      <w:del w:id="45" w:author="zenrunner" w:date="2018-04-04T16:05:00Z">
        <w:r w:rsidR="005B4FF5" w:rsidDel="004E428A">
          <w:rPr>
            <w:noProof/>
            <w:lang w:val="en-US"/>
          </w:rPr>
          <w:drawing>
            <wp:anchor distT="0" distB="0" distL="114300" distR="114300" simplePos="0" relativeHeight="251658240" behindDoc="0" locked="0" layoutInCell="1" allowOverlap="1" wp14:anchorId="36A3E724" wp14:editId="789FD7BC">
              <wp:simplePos x="0" y="0"/>
              <wp:positionH relativeFrom="margin">
                <wp:align>right</wp:align>
              </wp:positionH>
              <wp:positionV relativeFrom="paragraph">
                <wp:posOffset>1526502</wp:posOffset>
              </wp:positionV>
              <wp:extent cx="5943600" cy="2317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0472" t="28915" r="20729" b="30289"/>
                      <a:stretch/>
                    </pic:blipFill>
                    <pic:spPr bwMode="auto">
                      <a:xfrm>
                        <a:off x="0" y="0"/>
                        <a:ext cx="59436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r w:rsidR="00045F86">
        <w:rPr>
          <w:rFonts w:asciiTheme="majorBidi" w:hAnsiTheme="majorBidi" w:cstheme="majorBidi"/>
          <w:sz w:val="24"/>
          <w:szCs w:val="24"/>
        </w:rPr>
        <w:t xml:space="preserve">the processing of camera trap data </w:t>
      </w:r>
      <w:r w:rsidR="00045F86">
        <w:rPr>
          <w:rFonts w:asciiTheme="majorBidi" w:hAnsiTheme="majorBidi" w:cstheme="majorBidi"/>
          <w:sz w:val="24"/>
          <w:szCs w:val="24"/>
        </w:rPr>
        <w:fldChar w:fldCharType="begin"/>
      </w:r>
      <w:r w:rsidR="00045F86">
        <w:rPr>
          <w:rFonts w:asciiTheme="majorBidi" w:hAnsiTheme="majorBidi" w:cstheme="majorBidi"/>
          <w:sz w:val="24"/>
          <w:szCs w:val="24"/>
        </w:rPr>
        <w:instrText xml:space="preserve"> ADDIN ZOTERO_ITEM CSL_CITATION {"citationID":"Oo3GF1f3","properties":{"formattedCitation":"(Niedballa et al. 2016)","plainCitation":"(Niedballa et al. 2016)","noteIndex":0},"citationItems":[{"id":32,"uris":["http://zotero.org/users/local/tCrvyoCs/items/N2NEFCBQ"],"uri":["http://zotero.org/users/local/tCrvyoCs/items/N2NEFCBQ"],"itemData":{"id":32,"type":"article-journal","title":"camtrapR : an R package for efficient camera trap data management","container-title":"Methods in Ecology and Evolution","page":"1457-1462","volume":"7","issue":"12","source":"CrossRef","DOI":"10.1111/2041-210X.12600","ISSN":"2041210X","shortTitle":"camtrapR","language":"en","author":[{"family":"Niedballa","given":"Jürgen"},{"family":"Sollmann","given":"Rahel"},{"family":"Courtiol","given":"Alexandre"},{"family":"Wilting","given":"Andreas"}],"editor":[{"family":"Jansen","given":"Patrick"}],"issued":{"date-parts":[["2016",12]]}}}],"schema":"https://github.com/citation-style-language/schema/raw/master/csl-citation.json"} </w:instrText>
      </w:r>
      <w:r w:rsidR="00045F86">
        <w:rPr>
          <w:rFonts w:asciiTheme="majorBidi" w:hAnsiTheme="majorBidi" w:cstheme="majorBidi"/>
          <w:sz w:val="24"/>
          <w:szCs w:val="24"/>
        </w:rPr>
        <w:fldChar w:fldCharType="separate"/>
      </w:r>
      <w:r w:rsidR="00045F86" w:rsidRPr="00045F86">
        <w:rPr>
          <w:rFonts w:ascii="Times New Roman" w:hAnsi="Times New Roman" w:cs="Times New Roman"/>
          <w:sz w:val="24"/>
        </w:rPr>
        <w:t>(Niedballa et al. 2016)</w:t>
      </w:r>
      <w:r w:rsidR="00045F86">
        <w:rPr>
          <w:rFonts w:asciiTheme="majorBidi" w:hAnsiTheme="majorBidi" w:cstheme="majorBidi"/>
          <w:sz w:val="24"/>
          <w:szCs w:val="24"/>
        </w:rPr>
        <w:fldChar w:fldCharType="end"/>
      </w:r>
      <w:r w:rsidR="00045F86">
        <w:rPr>
          <w:rFonts w:asciiTheme="majorBidi" w:hAnsiTheme="majorBidi" w:cstheme="majorBidi"/>
          <w:sz w:val="24"/>
          <w:szCs w:val="24"/>
        </w:rPr>
        <w:t>.</w:t>
      </w:r>
      <w:ins w:id="46" w:author="zenrunner" w:date="2018-04-04T16:06:00Z">
        <w:r w:rsidR="004E428A">
          <w:rPr>
            <w:rFonts w:asciiTheme="majorBidi" w:hAnsiTheme="majorBidi" w:cstheme="majorBidi"/>
            <w:sz w:val="24"/>
            <w:szCs w:val="24"/>
          </w:rPr>
          <w:t xml:space="preserve"> – I would cut all this</w:t>
        </w:r>
      </w:ins>
    </w:p>
    <w:p w14:paraId="11BBBEDD" w14:textId="77777777" w:rsidR="004E428A" w:rsidRDefault="004E428A" w:rsidP="007D7632">
      <w:pPr>
        <w:spacing w:after="0" w:line="480" w:lineRule="auto"/>
        <w:jc w:val="both"/>
        <w:rPr>
          <w:ins w:id="47" w:author="zenrunner" w:date="2018-04-04T16:06:00Z"/>
          <w:rFonts w:asciiTheme="majorBidi" w:hAnsiTheme="majorBidi" w:cstheme="majorBidi"/>
          <w:sz w:val="24"/>
          <w:szCs w:val="24"/>
        </w:rPr>
      </w:pPr>
    </w:p>
    <w:p w14:paraId="153A9AB5" w14:textId="044DD5CB" w:rsidR="004E428A" w:rsidDel="004E428A" w:rsidRDefault="004E428A" w:rsidP="007D7632">
      <w:pPr>
        <w:spacing w:after="0" w:line="480" w:lineRule="auto"/>
        <w:jc w:val="both"/>
        <w:rPr>
          <w:del w:id="48" w:author="zenrunner" w:date="2018-04-04T16:06:00Z"/>
          <w:rFonts w:asciiTheme="majorBidi" w:hAnsiTheme="majorBidi" w:cstheme="majorBidi"/>
          <w:sz w:val="24"/>
          <w:szCs w:val="24"/>
        </w:rPr>
      </w:pPr>
    </w:p>
    <w:p w14:paraId="392D712B" w14:textId="1906C42A" w:rsidR="00EE68EB" w:rsidRDefault="00EE68EB" w:rsidP="007D7632">
      <w:pPr>
        <w:spacing w:after="0" w:line="480" w:lineRule="auto"/>
        <w:jc w:val="both"/>
        <w:rPr>
          <w:rFonts w:asciiTheme="majorBidi" w:hAnsiTheme="majorBidi" w:cstheme="majorBidi"/>
          <w:sz w:val="24"/>
          <w:szCs w:val="24"/>
        </w:rPr>
      </w:pPr>
      <w:del w:id="49" w:author="zenrunner" w:date="2018-04-04T16:06:00Z">
        <w:r w:rsidRPr="00EE68EB" w:rsidDel="004E428A">
          <w:rPr>
            <w:rFonts w:asciiTheme="majorBidi" w:hAnsiTheme="majorBidi" w:cstheme="majorBidi"/>
            <w:b/>
            <w:bCs/>
            <w:sz w:val="24"/>
            <w:szCs w:val="24"/>
          </w:rPr>
          <w:delText>Figure 1.</w:delText>
        </w:r>
        <w:r w:rsidDel="004E428A">
          <w:rPr>
            <w:rFonts w:asciiTheme="majorBidi" w:hAnsiTheme="majorBidi" w:cstheme="majorBidi"/>
            <w:sz w:val="24"/>
            <w:szCs w:val="24"/>
          </w:rPr>
          <w:delText xml:space="preserve"> Camera trap network with possible wireless, satellite linkage </w:delText>
        </w:r>
        <w:r w:rsidDel="004E428A">
          <w:rPr>
            <w:rFonts w:asciiTheme="majorBidi" w:hAnsiTheme="majorBidi" w:cstheme="majorBidi"/>
            <w:sz w:val="24"/>
            <w:szCs w:val="24"/>
          </w:rPr>
          <w:fldChar w:fldCharType="begin"/>
        </w:r>
        <w:r w:rsidDel="004E428A">
          <w:rPr>
            <w:rFonts w:asciiTheme="majorBidi" w:hAnsiTheme="majorBidi" w:cstheme="majorBidi"/>
            <w:sz w:val="24"/>
            <w:szCs w:val="24"/>
          </w:rPr>
          <w:delInstrText xml:space="preserve"> ADDIN ZOTERO_ITEM CSL_CITATION {"citationID":"YT89TwHt","properties":{"formattedCitation":"(O\\uc0\\u8217{}Connell, Nichols, and Karanth 2011)","plainCitation":"(O’Connell, Nichols, and Karanth 2011)","noteIndex":0},"citationItems":[{"id":10,"uris":["http://zotero.org/users/local/tCrvyoCs/items/5UIUK2KT"],"uri":["http://zotero.org/users/local/tCrvyoCs/items/5UIUK2KT"],"itemData":{"id":10,"type":"book","title":"Camera Traps in Animal Ecology","publisher":"Springer Japan","publisher-place":"Tokyo","source":"CrossRef","event-place":"Tokyo","URL":"http://link.springer.com/10.1007/978-4-431-99495-4","ISBN":"978-4-431-99494-7","note":"DOI: 10.1007/978-4-431-99495-4","language":"en","editor":[{"family":"O’Connell","given":"Allan F."},{"family":"Nichols","given":"James D."},{"family":"Karanth","given":"K. Ullas"}],"issued":{"date-parts":[["2011"]]},"accessed":{"date-parts":[["2018",3,15]]}}}],"schema":"https://github.com/citation-style-language/schema/raw/master/csl-citation.json"} </w:delInstrText>
        </w:r>
        <w:r w:rsidDel="004E428A">
          <w:rPr>
            <w:rFonts w:asciiTheme="majorBidi" w:hAnsiTheme="majorBidi" w:cstheme="majorBidi"/>
            <w:sz w:val="24"/>
            <w:szCs w:val="24"/>
          </w:rPr>
          <w:fldChar w:fldCharType="separate"/>
        </w:r>
        <w:r w:rsidRPr="00EE68EB" w:rsidDel="004E428A">
          <w:rPr>
            <w:rFonts w:ascii="Times New Roman" w:hAnsi="Times New Roman" w:cs="Times New Roman"/>
            <w:sz w:val="24"/>
            <w:szCs w:val="24"/>
          </w:rPr>
          <w:delText>(O’</w:delText>
        </w:r>
        <w:r w:rsidDel="004E428A">
          <w:rPr>
            <w:rFonts w:ascii="Times New Roman" w:hAnsi="Times New Roman" w:cs="Times New Roman"/>
            <w:sz w:val="24"/>
            <w:szCs w:val="24"/>
          </w:rPr>
          <w:delText>Connell et al.</w:delText>
        </w:r>
        <w:r w:rsidRPr="00EE68EB" w:rsidDel="004E428A">
          <w:rPr>
            <w:rFonts w:ascii="Times New Roman" w:hAnsi="Times New Roman" w:cs="Times New Roman"/>
            <w:sz w:val="24"/>
            <w:szCs w:val="24"/>
          </w:rPr>
          <w:delText xml:space="preserve"> 2011)</w:delText>
        </w:r>
        <w:r w:rsidDel="004E428A">
          <w:rPr>
            <w:rFonts w:asciiTheme="majorBidi" w:hAnsiTheme="majorBidi" w:cstheme="majorBidi"/>
            <w:sz w:val="24"/>
            <w:szCs w:val="24"/>
          </w:rPr>
          <w:fldChar w:fldCharType="end"/>
        </w:r>
        <w:r w:rsidDel="004E428A">
          <w:rPr>
            <w:rFonts w:asciiTheme="majorBidi" w:hAnsiTheme="majorBidi" w:cstheme="majorBidi"/>
            <w:sz w:val="24"/>
            <w:szCs w:val="24"/>
          </w:rPr>
          <w:delText>.</w:delText>
        </w:r>
      </w:del>
    </w:p>
    <w:p w14:paraId="1F5B48E1" w14:textId="0D132237" w:rsidR="003A63F8" w:rsidRDefault="003A63F8" w:rsidP="007D7632">
      <w:pPr>
        <w:pStyle w:val="ListParagraph"/>
        <w:numPr>
          <w:ilvl w:val="0"/>
          <w:numId w:val="4"/>
        </w:numPr>
        <w:shd w:val="clear" w:color="auto" w:fill="FFFFFF"/>
        <w:spacing w:after="0" w:line="480" w:lineRule="auto"/>
        <w:ind w:left="357" w:hanging="357"/>
        <w:rPr>
          <w:ins w:id="50" w:author="zenrunner" w:date="2018-04-04T16:07:00Z"/>
          <w:rFonts w:asciiTheme="majorBidi" w:eastAsia="Times New Roman" w:hAnsiTheme="majorBidi" w:cstheme="majorBidi"/>
          <w:b/>
          <w:bCs/>
          <w:color w:val="000000" w:themeColor="text1"/>
          <w:sz w:val="24"/>
          <w:szCs w:val="24"/>
          <w:lang w:eastAsia="en-CA"/>
        </w:rPr>
      </w:pPr>
      <w:r w:rsidRPr="00F42C19">
        <w:rPr>
          <w:rFonts w:asciiTheme="majorBidi" w:eastAsia="Times New Roman" w:hAnsiTheme="majorBidi" w:cstheme="majorBidi"/>
          <w:b/>
          <w:bCs/>
          <w:color w:val="000000" w:themeColor="text1"/>
          <w:sz w:val="24"/>
          <w:szCs w:val="24"/>
          <w:lang w:eastAsia="en-CA"/>
        </w:rPr>
        <w:t>Geographic setting</w:t>
      </w:r>
      <w:r w:rsidR="008D1825" w:rsidRPr="00F42C19">
        <w:rPr>
          <w:rFonts w:asciiTheme="majorBidi" w:eastAsia="Times New Roman" w:hAnsiTheme="majorBidi" w:cstheme="majorBidi"/>
          <w:b/>
          <w:bCs/>
          <w:color w:val="000000" w:themeColor="text1"/>
          <w:sz w:val="24"/>
          <w:szCs w:val="24"/>
          <w:lang w:eastAsia="en-CA"/>
        </w:rPr>
        <w:t>: Mojave</w:t>
      </w:r>
      <w:ins w:id="51" w:author="zenrunner" w:date="2018-04-04T16:06:00Z">
        <w:r w:rsidR="00D97B5C">
          <w:rPr>
            <w:rFonts w:asciiTheme="majorBidi" w:eastAsia="Times New Roman" w:hAnsiTheme="majorBidi" w:cstheme="majorBidi"/>
            <w:b/>
            <w:bCs/>
            <w:color w:val="000000" w:themeColor="text1"/>
            <w:sz w:val="24"/>
            <w:szCs w:val="24"/>
            <w:lang w:eastAsia="en-CA"/>
          </w:rPr>
          <w:t xml:space="preserve"> is this subheading format required for thesis? Otherwise just do regular way like for a publication – Intro, Methods, Results etc. </w:t>
        </w:r>
      </w:ins>
    </w:p>
    <w:p w14:paraId="32145799" w14:textId="77777777" w:rsidR="00D97B5C" w:rsidRDefault="00D97B5C" w:rsidP="00D97B5C">
      <w:pPr>
        <w:pStyle w:val="ListParagraph"/>
        <w:shd w:val="clear" w:color="auto" w:fill="FFFFFF"/>
        <w:spacing w:after="0" w:line="480" w:lineRule="auto"/>
        <w:ind w:left="357"/>
        <w:rPr>
          <w:ins w:id="52" w:author="zenrunner" w:date="2018-04-04T16:07:00Z"/>
          <w:rFonts w:asciiTheme="majorBidi" w:eastAsia="Times New Roman" w:hAnsiTheme="majorBidi" w:cstheme="majorBidi"/>
          <w:b/>
          <w:bCs/>
          <w:color w:val="000000" w:themeColor="text1"/>
          <w:sz w:val="24"/>
          <w:szCs w:val="24"/>
          <w:lang w:eastAsia="en-CA"/>
        </w:rPr>
        <w:pPrChange w:id="53" w:author="zenrunner" w:date="2018-04-04T16:07:00Z">
          <w:pPr>
            <w:pStyle w:val="ListParagraph"/>
            <w:numPr>
              <w:numId w:val="4"/>
            </w:numPr>
            <w:shd w:val="clear" w:color="auto" w:fill="FFFFFF"/>
            <w:spacing w:after="0" w:line="480" w:lineRule="auto"/>
            <w:ind w:left="357" w:hanging="357"/>
          </w:pPr>
        </w:pPrChange>
      </w:pPr>
    </w:p>
    <w:p w14:paraId="70CC1EC7" w14:textId="309BF184" w:rsidR="00D97B5C" w:rsidRDefault="00D97B5C" w:rsidP="00D97B5C">
      <w:pPr>
        <w:pStyle w:val="ListParagraph"/>
        <w:shd w:val="clear" w:color="auto" w:fill="FFFFFF"/>
        <w:spacing w:after="0" w:line="480" w:lineRule="auto"/>
        <w:ind w:left="357"/>
        <w:rPr>
          <w:ins w:id="54" w:author="zenrunner" w:date="2018-04-04T16:07:00Z"/>
          <w:rFonts w:asciiTheme="majorBidi" w:eastAsia="Times New Roman" w:hAnsiTheme="majorBidi" w:cstheme="majorBidi"/>
          <w:b/>
          <w:bCs/>
          <w:color w:val="000000" w:themeColor="text1"/>
          <w:sz w:val="24"/>
          <w:szCs w:val="24"/>
          <w:lang w:eastAsia="en-CA"/>
        </w:rPr>
        <w:pPrChange w:id="55" w:author="zenrunner" w:date="2018-04-04T16:07:00Z">
          <w:pPr>
            <w:pStyle w:val="ListParagraph"/>
            <w:numPr>
              <w:numId w:val="4"/>
            </w:numPr>
            <w:shd w:val="clear" w:color="auto" w:fill="FFFFFF"/>
            <w:spacing w:after="0" w:line="480" w:lineRule="auto"/>
            <w:ind w:left="357" w:hanging="357"/>
          </w:pPr>
        </w:pPrChange>
      </w:pPr>
      <w:ins w:id="56" w:author="zenrunner" w:date="2018-04-04T16:07:00Z">
        <w:r>
          <w:rPr>
            <w:rFonts w:asciiTheme="majorBidi" w:eastAsia="Times New Roman" w:hAnsiTheme="majorBidi" w:cstheme="majorBidi"/>
            <w:b/>
            <w:bCs/>
            <w:color w:val="000000" w:themeColor="text1"/>
            <w:sz w:val="24"/>
            <w:szCs w:val="24"/>
            <w:lang w:eastAsia="en-CA"/>
          </w:rPr>
          <w:t>This is the Methods</w:t>
        </w:r>
      </w:ins>
    </w:p>
    <w:p w14:paraId="057D3D0E" w14:textId="682954D7" w:rsidR="00D97B5C" w:rsidRPr="00D97B5C" w:rsidRDefault="00D97B5C" w:rsidP="00D97B5C">
      <w:pPr>
        <w:pStyle w:val="ListParagraph"/>
        <w:shd w:val="clear" w:color="auto" w:fill="FFFFFF"/>
        <w:spacing w:after="0" w:line="480" w:lineRule="auto"/>
        <w:ind w:left="357"/>
        <w:rPr>
          <w:rFonts w:asciiTheme="majorBidi" w:eastAsia="Times New Roman" w:hAnsiTheme="majorBidi" w:cstheme="majorBidi"/>
          <w:b/>
          <w:bCs/>
          <w:color w:val="000000" w:themeColor="text1"/>
          <w:sz w:val="24"/>
          <w:szCs w:val="24"/>
          <w:u w:val="single"/>
          <w:lang w:eastAsia="en-CA"/>
          <w:rPrChange w:id="57" w:author="zenrunner" w:date="2018-04-04T16:07:00Z">
            <w:rPr>
              <w:lang w:eastAsia="en-CA"/>
            </w:rPr>
          </w:rPrChange>
        </w:rPr>
        <w:pPrChange w:id="58" w:author="zenrunner" w:date="2018-04-04T16:07:00Z">
          <w:pPr>
            <w:pStyle w:val="ListParagraph"/>
            <w:numPr>
              <w:numId w:val="4"/>
            </w:numPr>
            <w:shd w:val="clear" w:color="auto" w:fill="FFFFFF"/>
            <w:spacing w:after="0" w:line="480" w:lineRule="auto"/>
            <w:ind w:left="357" w:hanging="357"/>
          </w:pPr>
        </w:pPrChange>
      </w:pPr>
      <w:ins w:id="59" w:author="zenrunner" w:date="2018-04-04T16:07:00Z">
        <w:r w:rsidRPr="00D97B5C">
          <w:rPr>
            <w:rFonts w:asciiTheme="majorBidi" w:eastAsia="Times New Roman" w:hAnsiTheme="majorBidi" w:cstheme="majorBidi"/>
            <w:b/>
            <w:bCs/>
            <w:color w:val="000000" w:themeColor="text1"/>
            <w:sz w:val="24"/>
            <w:szCs w:val="24"/>
            <w:u w:val="single"/>
            <w:lang w:eastAsia="en-CA"/>
            <w:rPrChange w:id="60" w:author="zenrunner" w:date="2018-04-04T16:07:00Z">
              <w:rPr>
                <w:rFonts w:asciiTheme="majorBidi" w:eastAsia="Times New Roman" w:hAnsiTheme="majorBidi" w:cstheme="majorBidi"/>
                <w:b/>
                <w:bCs/>
                <w:color w:val="000000" w:themeColor="text1"/>
                <w:sz w:val="24"/>
                <w:szCs w:val="24"/>
                <w:lang w:eastAsia="en-CA"/>
              </w:rPr>
            </w:rPrChange>
          </w:rPr>
          <w:t>Study sites</w:t>
        </w:r>
      </w:ins>
    </w:p>
    <w:p w14:paraId="0C079371" w14:textId="77777777" w:rsidR="003A63F8" w:rsidDel="00610002" w:rsidRDefault="00A75F79" w:rsidP="007D7632">
      <w:pPr>
        <w:pStyle w:val="ListParagraph"/>
        <w:shd w:val="clear" w:color="auto" w:fill="FFFFFF"/>
        <w:spacing w:after="0" w:line="480" w:lineRule="auto"/>
        <w:ind w:left="0"/>
        <w:jc w:val="both"/>
        <w:rPr>
          <w:del w:id="61" w:author="zenrunner" w:date="2018-04-04T16:07:00Z"/>
          <w:rFonts w:asciiTheme="majorBidi" w:eastAsia="Times New Roman" w:hAnsiTheme="majorBidi" w:cstheme="majorBidi"/>
          <w:color w:val="000000" w:themeColor="text1"/>
          <w:sz w:val="24"/>
          <w:szCs w:val="24"/>
          <w:lang w:eastAsia="en-CA"/>
        </w:rPr>
      </w:pPr>
      <w:r w:rsidRPr="00A75F79">
        <w:rPr>
          <w:rFonts w:asciiTheme="majorBidi" w:eastAsia="Times New Roman" w:hAnsiTheme="majorBidi" w:cstheme="majorBidi"/>
          <w:b/>
          <w:bCs/>
          <w:color w:val="000000" w:themeColor="text1"/>
          <w:sz w:val="24"/>
          <w:szCs w:val="24"/>
          <w:lang w:eastAsia="en-CA"/>
        </w:rPr>
        <w:t xml:space="preserve">                  </w:t>
      </w:r>
      <w:r w:rsidR="00C523CF">
        <w:rPr>
          <w:rFonts w:asciiTheme="majorBidi" w:eastAsia="Times New Roman" w:hAnsiTheme="majorBidi" w:cstheme="majorBidi"/>
          <w:color w:val="000000" w:themeColor="text1"/>
          <w:sz w:val="24"/>
          <w:szCs w:val="24"/>
          <w:lang w:eastAsia="en-CA"/>
        </w:rPr>
        <w:t xml:space="preserve">The Mojave National </w:t>
      </w:r>
      <w:proofErr w:type="spellStart"/>
      <w:r w:rsidR="00C523CF">
        <w:rPr>
          <w:rFonts w:asciiTheme="majorBidi" w:eastAsia="Times New Roman" w:hAnsiTheme="majorBidi" w:cstheme="majorBidi"/>
          <w:color w:val="000000" w:themeColor="text1"/>
          <w:sz w:val="24"/>
          <w:szCs w:val="24"/>
          <w:lang w:eastAsia="en-CA"/>
        </w:rPr>
        <w:t>Perserve</w:t>
      </w:r>
      <w:proofErr w:type="spellEnd"/>
      <w:r w:rsidR="003F1867" w:rsidRPr="003F1867">
        <w:rPr>
          <w:rFonts w:asciiTheme="majorBidi" w:eastAsia="Times New Roman" w:hAnsiTheme="majorBidi" w:cstheme="majorBidi"/>
          <w:color w:val="000000" w:themeColor="text1"/>
          <w:sz w:val="24"/>
          <w:szCs w:val="24"/>
          <w:lang w:eastAsia="en-CA"/>
        </w:rPr>
        <w:t xml:space="preserve"> </w:t>
      </w:r>
      <w:r w:rsidR="003F1867" w:rsidRPr="00805776">
        <w:rPr>
          <w:rFonts w:asciiTheme="majorBidi" w:eastAsia="Times New Roman" w:hAnsiTheme="majorBidi" w:cstheme="majorBidi"/>
          <w:color w:val="000000" w:themeColor="text1"/>
          <w:sz w:val="24"/>
          <w:szCs w:val="24"/>
          <w:lang w:eastAsia="en-CA"/>
        </w:rPr>
        <w:t>(</w:t>
      </w:r>
      <w:r w:rsidR="003F1867" w:rsidRPr="00805776">
        <w:rPr>
          <w:rFonts w:asciiTheme="majorBidi" w:hAnsiTheme="majorBidi" w:cstheme="majorBidi"/>
          <w:color w:val="000000" w:themeColor="text1"/>
          <w:sz w:val="24"/>
          <w:szCs w:val="24"/>
        </w:rPr>
        <w:t>35.0110° N, 115.4734° W)</w:t>
      </w:r>
      <w:r w:rsidRPr="00805776">
        <w:rPr>
          <w:rFonts w:asciiTheme="majorBidi" w:eastAsia="Times New Roman" w:hAnsiTheme="majorBidi" w:cstheme="majorBidi"/>
          <w:color w:val="000000" w:themeColor="text1"/>
          <w:sz w:val="24"/>
          <w:szCs w:val="24"/>
          <w:lang w:eastAsia="en-CA"/>
        </w:rPr>
        <w:t xml:space="preserve">, roughly </w:t>
      </w:r>
      <w:r w:rsidRPr="00A75F79">
        <w:rPr>
          <w:rFonts w:asciiTheme="majorBidi" w:eastAsia="Times New Roman" w:hAnsiTheme="majorBidi" w:cstheme="majorBidi"/>
          <w:color w:val="000000" w:themeColor="text1"/>
          <w:sz w:val="24"/>
          <w:szCs w:val="24"/>
          <w:lang w:eastAsia="en-CA"/>
        </w:rPr>
        <w:t>150 000 km</w:t>
      </w:r>
      <w:r w:rsidRPr="00A75F79">
        <w:rPr>
          <w:rFonts w:asciiTheme="majorBidi" w:eastAsia="Times New Roman" w:hAnsiTheme="majorBidi" w:cstheme="majorBidi"/>
          <w:color w:val="000000" w:themeColor="text1"/>
          <w:sz w:val="24"/>
          <w:szCs w:val="24"/>
          <w:vertAlign w:val="superscript"/>
          <w:lang w:eastAsia="en-CA"/>
        </w:rPr>
        <w:t>2</w:t>
      </w:r>
      <w:r w:rsidRPr="00A75F79">
        <w:rPr>
          <w:rFonts w:asciiTheme="majorBidi" w:eastAsia="Times New Roman" w:hAnsiTheme="majorBidi" w:cstheme="majorBidi"/>
          <w:color w:val="000000" w:themeColor="text1"/>
          <w:sz w:val="24"/>
          <w:szCs w:val="24"/>
          <w:lang w:eastAsia="en-CA"/>
        </w:rPr>
        <w:t xml:space="preserve">, is located in an area incorporating Nevada, California, Utah, and Arizona </w:t>
      </w:r>
      <w:r w:rsidRPr="00A75F79">
        <w:rPr>
          <w:rFonts w:asciiTheme="majorBidi" w:eastAsia="Times New Roman" w:hAnsiTheme="majorBidi" w:cstheme="majorBidi"/>
          <w:color w:val="000000" w:themeColor="text1"/>
          <w:sz w:val="24"/>
          <w:szCs w:val="24"/>
          <w:lang w:eastAsia="en-CA"/>
        </w:rPr>
        <w:fldChar w:fldCharType="begin"/>
      </w:r>
      <w:r w:rsidRPr="00A75F79">
        <w:rPr>
          <w:rFonts w:asciiTheme="majorBidi" w:eastAsia="Times New Roman" w:hAnsiTheme="majorBidi" w:cstheme="majorBidi"/>
          <w:color w:val="000000" w:themeColor="text1"/>
          <w:sz w:val="24"/>
          <w:szCs w:val="24"/>
          <w:lang w:eastAsia="en-CA"/>
        </w:rPr>
        <w:instrText xml:space="preserve"> ADDIN ZOTERO_ITEM CSL_CITATION {"citationID":"XYPP5kIc","properties":{"formattedCitation":"(Shryock et al. 2017)","plainCitation":"(Shryock et al. 2017)","noteIndex":0},"citationItems":[{"id":67,"uris":["http://zotero.org/users/local/tCrvyoCs/items/XKTMQ2R8"],"uri":["http://zotero.org/users/local/tCrvyoCs/items/XKTMQ2R8"],"itemData":{"id":67,"type":"article-journal","title":"Landscape genetic approaches to guide native plant restoration in the Mojave Desert","container-title":"Ecological Applications","page":"429-445","volume":"27","issue":"2","source":"CrossRef","DOI":"10.1002/eap.1447","ISSN":"10510761","language":"en","author":[{"family":"Shryock","given":"Daniel F."},{"family":"Havrilla","given":"Caroline A."},{"family":"DeFalco","given":"Lesley A."},{"family":"Esque","given":"Todd C."},{"family":"Custer","given":"Nathan A."},{"family":"Wood","given":"Troy E."}],"issued":{"date-parts":[["2017",3]]}}}],"schema":"https://github.com/citation-style-language/schema/raw/master/csl-citation.json"} </w:instrText>
      </w:r>
      <w:r w:rsidRPr="00A75F79">
        <w:rPr>
          <w:rFonts w:asciiTheme="majorBidi" w:eastAsia="Times New Roman" w:hAnsiTheme="majorBidi" w:cstheme="majorBidi"/>
          <w:color w:val="000000" w:themeColor="text1"/>
          <w:sz w:val="24"/>
          <w:szCs w:val="24"/>
          <w:lang w:eastAsia="en-CA"/>
        </w:rPr>
        <w:fldChar w:fldCharType="separate"/>
      </w:r>
      <w:r w:rsidRPr="00A75F79">
        <w:rPr>
          <w:rFonts w:ascii="Times New Roman" w:hAnsi="Times New Roman" w:cs="Times New Roman"/>
          <w:color w:val="000000" w:themeColor="text1"/>
          <w:sz w:val="24"/>
        </w:rPr>
        <w:t>(Shryock et al. 2017)</w:t>
      </w:r>
      <w:r w:rsidRPr="00A75F79">
        <w:rPr>
          <w:rFonts w:asciiTheme="majorBidi" w:eastAsia="Times New Roman" w:hAnsiTheme="majorBidi" w:cstheme="majorBidi"/>
          <w:color w:val="000000" w:themeColor="text1"/>
          <w:sz w:val="24"/>
          <w:szCs w:val="24"/>
          <w:lang w:eastAsia="en-CA"/>
        </w:rPr>
        <w:fldChar w:fldCharType="end"/>
      </w:r>
      <w:r w:rsidRPr="00A75F79">
        <w:rPr>
          <w:rFonts w:asciiTheme="majorBidi" w:eastAsia="Times New Roman" w:hAnsiTheme="majorBidi" w:cstheme="majorBidi"/>
          <w:color w:val="000000" w:themeColor="text1"/>
          <w:sz w:val="24"/>
          <w:szCs w:val="24"/>
          <w:lang w:eastAsia="en-CA"/>
        </w:rPr>
        <w:t>. The climate is generally arid or se</w:t>
      </w:r>
      <w:r w:rsidR="00F42C19">
        <w:rPr>
          <w:rFonts w:asciiTheme="majorBidi" w:eastAsia="Times New Roman" w:hAnsiTheme="majorBidi" w:cstheme="majorBidi"/>
          <w:color w:val="000000" w:themeColor="text1"/>
          <w:sz w:val="24"/>
          <w:szCs w:val="24"/>
          <w:lang w:eastAsia="en-CA"/>
        </w:rPr>
        <w:t>mi-</w:t>
      </w:r>
      <w:proofErr w:type="gramStart"/>
      <w:r w:rsidR="00F42C19">
        <w:rPr>
          <w:rFonts w:asciiTheme="majorBidi" w:eastAsia="Times New Roman" w:hAnsiTheme="majorBidi" w:cstheme="majorBidi"/>
          <w:color w:val="000000" w:themeColor="text1"/>
          <w:sz w:val="24"/>
          <w:szCs w:val="24"/>
          <w:lang w:eastAsia="en-CA"/>
        </w:rPr>
        <w:t>arid,</w:t>
      </w:r>
      <w:proofErr w:type="gramEnd"/>
      <w:r w:rsidR="00F42C19">
        <w:rPr>
          <w:rFonts w:asciiTheme="majorBidi" w:eastAsia="Times New Roman" w:hAnsiTheme="majorBidi" w:cstheme="majorBidi"/>
          <w:color w:val="000000" w:themeColor="text1"/>
          <w:sz w:val="24"/>
          <w:szCs w:val="24"/>
          <w:lang w:eastAsia="en-CA"/>
        </w:rPr>
        <w:t xml:space="preserve"> through </w:t>
      </w:r>
      <w:r w:rsidRPr="00A75F79">
        <w:rPr>
          <w:rFonts w:asciiTheme="majorBidi" w:eastAsia="Times New Roman" w:hAnsiTheme="majorBidi" w:cstheme="majorBidi"/>
          <w:color w:val="000000" w:themeColor="text1"/>
          <w:sz w:val="24"/>
          <w:szCs w:val="24"/>
          <w:lang w:eastAsia="en-CA"/>
        </w:rPr>
        <w:t>the north-to-south-oriented mountain ranges increase climate variability</w:t>
      </w:r>
      <w:r>
        <w:rPr>
          <w:rFonts w:asciiTheme="majorBidi" w:eastAsia="Times New Roman" w:hAnsiTheme="majorBidi" w:cstheme="majorBidi"/>
          <w:color w:val="000000" w:themeColor="text1"/>
          <w:sz w:val="24"/>
          <w:szCs w:val="24"/>
          <w:lang w:eastAsia="en-CA"/>
        </w:rPr>
        <w:t>.</w:t>
      </w:r>
      <w:r w:rsidR="00961AD7">
        <w:rPr>
          <w:rFonts w:asciiTheme="majorBidi" w:eastAsia="Times New Roman" w:hAnsiTheme="majorBidi" w:cstheme="majorBidi"/>
          <w:color w:val="000000" w:themeColor="text1"/>
          <w:sz w:val="24"/>
          <w:szCs w:val="24"/>
          <w:lang w:eastAsia="en-CA"/>
        </w:rPr>
        <w:t xml:space="preserve"> Furthermore, a</w:t>
      </w:r>
      <w:r>
        <w:rPr>
          <w:rFonts w:asciiTheme="majorBidi" w:eastAsia="Times New Roman" w:hAnsiTheme="majorBidi" w:cstheme="majorBidi"/>
          <w:color w:val="000000" w:themeColor="text1"/>
          <w:sz w:val="24"/>
          <w:szCs w:val="24"/>
          <w:lang w:eastAsia="en-CA"/>
        </w:rPr>
        <w:t xml:space="preserve">nnual precipitation </w:t>
      </w:r>
      <w:r w:rsidR="00961AD7">
        <w:rPr>
          <w:rFonts w:asciiTheme="majorBidi" w:eastAsia="Times New Roman" w:hAnsiTheme="majorBidi" w:cstheme="majorBidi"/>
          <w:color w:val="000000" w:themeColor="text1"/>
          <w:sz w:val="24"/>
          <w:szCs w:val="24"/>
          <w:lang w:eastAsia="en-CA"/>
        </w:rPr>
        <w:t xml:space="preserve">ranges between 30-300 mm </w:t>
      </w:r>
      <w:r w:rsidR="00961AD7">
        <w:rPr>
          <w:rFonts w:asciiTheme="majorBidi" w:eastAsia="Times New Roman" w:hAnsiTheme="majorBidi" w:cstheme="majorBidi"/>
          <w:color w:val="000000" w:themeColor="text1"/>
          <w:sz w:val="24"/>
          <w:szCs w:val="24"/>
          <w:lang w:eastAsia="en-CA"/>
        </w:rPr>
        <w:fldChar w:fldCharType="begin"/>
      </w:r>
      <w:r w:rsidR="00961AD7">
        <w:rPr>
          <w:rFonts w:asciiTheme="majorBidi" w:eastAsia="Times New Roman" w:hAnsiTheme="majorBidi" w:cstheme="majorBidi"/>
          <w:color w:val="000000" w:themeColor="text1"/>
          <w:sz w:val="24"/>
          <w:szCs w:val="24"/>
          <w:lang w:eastAsia="en-CA"/>
        </w:rPr>
        <w:instrText xml:space="preserve"> ADDIN ZOTERO_ITEM CSL_CITATION {"citationID":"jaNvahuB","properties":{"formattedCitation":"(Hereford, Webb, and Longpr\\uc0\\u233{} 2006)","plainCitation":"(Hereford, Webb, and Longpré 2006)","noteIndex":0},"citationItems":[{"id":68,"uris":["http://zotero.org/users/local/tCrvyoCs/items/YDNDAW4J"],"uri":["http://zotero.org/users/local/tCrvyoCs/items/YDNDAW4J"],"itemData":{"id":68,"type":"article-journal","title":"Precipitation history and ecosystem response to multidecadal precipitation variability in the Mojave Desert region, 1893–2001","container-title":"Journal of Arid Environments","page":"13-34","volume":"67","source":"CrossRef","DOI":"10.1016/j.jaridenv.2006.09.019","ISSN":"01401963","language":"en","author":[{"family":"Hereford","given":"R."},{"family":"Webb","given":"R.H."},{"family":"Longpré","given":"C.I."}],"issued":{"date-parts":[["2006",1]]}}}],"schema":"https://github.com/citation-style-language/schema/raw/master/csl-citation.json"} </w:instrText>
      </w:r>
      <w:r w:rsidR="00961AD7">
        <w:rPr>
          <w:rFonts w:asciiTheme="majorBidi" w:eastAsia="Times New Roman" w:hAnsiTheme="majorBidi" w:cstheme="majorBidi"/>
          <w:color w:val="000000" w:themeColor="text1"/>
          <w:sz w:val="24"/>
          <w:szCs w:val="24"/>
          <w:lang w:eastAsia="en-CA"/>
        </w:rPr>
        <w:fldChar w:fldCharType="separate"/>
      </w:r>
      <w:r w:rsidR="00961AD7" w:rsidRPr="00961AD7">
        <w:rPr>
          <w:rFonts w:ascii="Times New Roman" w:hAnsi="Times New Roman" w:cs="Times New Roman"/>
          <w:sz w:val="24"/>
          <w:szCs w:val="24"/>
        </w:rPr>
        <w:t>(Hereford</w:t>
      </w:r>
      <w:r w:rsidR="00961AD7">
        <w:rPr>
          <w:rFonts w:ascii="Times New Roman" w:hAnsi="Times New Roman" w:cs="Times New Roman"/>
          <w:sz w:val="24"/>
          <w:szCs w:val="24"/>
        </w:rPr>
        <w:t xml:space="preserve"> et al.</w:t>
      </w:r>
      <w:r w:rsidR="00961AD7" w:rsidRPr="00961AD7">
        <w:rPr>
          <w:rFonts w:ascii="Times New Roman" w:hAnsi="Times New Roman" w:cs="Times New Roman"/>
          <w:sz w:val="24"/>
          <w:szCs w:val="24"/>
        </w:rPr>
        <w:t xml:space="preserve"> 2006)</w:t>
      </w:r>
      <w:r w:rsidR="00961AD7">
        <w:rPr>
          <w:rFonts w:asciiTheme="majorBidi" w:eastAsia="Times New Roman" w:hAnsiTheme="majorBidi" w:cstheme="majorBidi"/>
          <w:color w:val="000000" w:themeColor="text1"/>
          <w:sz w:val="24"/>
          <w:szCs w:val="24"/>
          <w:lang w:eastAsia="en-CA"/>
        </w:rPr>
        <w:fldChar w:fldCharType="end"/>
      </w:r>
      <w:r w:rsidR="00961AD7">
        <w:rPr>
          <w:rFonts w:asciiTheme="majorBidi" w:eastAsia="Times New Roman" w:hAnsiTheme="majorBidi" w:cstheme="majorBidi"/>
          <w:color w:val="000000" w:themeColor="text1"/>
          <w:sz w:val="24"/>
          <w:szCs w:val="24"/>
          <w:lang w:eastAsia="en-CA"/>
        </w:rPr>
        <w:t xml:space="preserve">. The maximum temperature can surpass 50°C whilst the temperature can fall below 0°C in the winter season. </w:t>
      </w:r>
    </w:p>
    <w:p w14:paraId="19B01644" w14:textId="54C6C21E" w:rsidR="009458C3" w:rsidDel="00610002" w:rsidRDefault="00961AD7" w:rsidP="007D7632">
      <w:pPr>
        <w:pStyle w:val="ListParagraph"/>
        <w:shd w:val="clear" w:color="auto" w:fill="FFFFFF"/>
        <w:spacing w:after="0" w:line="480" w:lineRule="auto"/>
        <w:ind w:left="0"/>
        <w:jc w:val="both"/>
        <w:rPr>
          <w:del w:id="62" w:author="zenrunner" w:date="2018-04-04T16:07:00Z"/>
          <w:rFonts w:asciiTheme="majorBidi" w:eastAsia="Times New Roman" w:hAnsiTheme="majorBidi" w:cstheme="majorBidi"/>
          <w:color w:val="000000" w:themeColor="text1"/>
          <w:sz w:val="24"/>
          <w:szCs w:val="24"/>
          <w:lang w:eastAsia="en-CA"/>
        </w:rPr>
      </w:pPr>
      <w:del w:id="63" w:author="zenrunner" w:date="2018-04-04T16:07:00Z">
        <w:r w:rsidDel="00610002">
          <w:rPr>
            <w:rFonts w:asciiTheme="majorBidi" w:eastAsia="Times New Roman" w:hAnsiTheme="majorBidi" w:cstheme="majorBidi"/>
            <w:color w:val="000000" w:themeColor="text1"/>
            <w:sz w:val="24"/>
            <w:szCs w:val="24"/>
            <w:lang w:eastAsia="en-CA"/>
          </w:rPr>
          <w:delText xml:space="preserve">                  </w:delText>
        </w:r>
      </w:del>
      <w:proofErr w:type="spellStart"/>
      <w:r w:rsidRPr="00961AD7">
        <w:rPr>
          <w:rFonts w:asciiTheme="majorBidi" w:eastAsia="Times New Roman" w:hAnsiTheme="majorBidi" w:cstheme="majorBidi"/>
          <w:i/>
          <w:iCs/>
          <w:color w:val="000000" w:themeColor="text1"/>
          <w:sz w:val="24"/>
          <w:szCs w:val="24"/>
          <w:lang w:eastAsia="en-CA"/>
        </w:rPr>
        <w:t>Larrea</w:t>
      </w:r>
      <w:proofErr w:type="spellEnd"/>
      <w:r w:rsidRPr="00961AD7">
        <w:rPr>
          <w:rFonts w:asciiTheme="majorBidi" w:eastAsia="Times New Roman" w:hAnsiTheme="majorBidi" w:cstheme="majorBidi"/>
          <w:i/>
          <w:iCs/>
          <w:color w:val="000000" w:themeColor="text1"/>
          <w:sz w:val="24"/>
          <w:szCs w:val="24"/>
          <w:lang w:eastAsia="en-CA"/>
        </w:rPr>
        <w:t xml:space="preserve"> </w:t>
      </w:r>
      <w:proofErr w:type="spellStart"/>
      <w:r w:rsidRPr="00961AD7">
        <w:rPr>
          <w:rFonts w:asciiTheme="majorBidi" w:eastAsia="Times New Roman" w:hAnsiTheme="majorBidi" w:cstheme="majorBidi"/>
          <w:i/>
          <w:iCs/>
          <w:color w:val="000000" w:themeColor="text1"/>
          <w:sz w:val="24"/>
          <w:szCs w:val="24"/>
          <w:lang w:eastAsia="en-CA"/>
        </w:rPr>
        <w:t>tridentata</w:t>
      </w:r>
      <w:proofErr w:type="spellEnd"/>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is a dominant or co-dominant species in shrub canopy that is often found in </w:t>
      </w:r>
      <w:r w:rsidR="00EB0855">
        <w:rPr>
          <w:rFonts w:asciiTheme="majorBidi" w:eastAsia="Times New Roman" w:hAnsiTheme="majorBidi" w:cstheme="majorBidi"/>
          <w:color w:val="000000" w:themeColor="text1"/>
          <w:sz w:val="24"/>
          <w:szCs w:val="24"/>
          <w:lang w:eastAsia="en-CA"/>
        </w:rPr>
        <w:t xml:space="preserve">sandy soils, desert pavements and well-developed cryptogram </w:t>
      </w:r>
      <w:r w:rsidR="00EB0855">
        <w:rPr>
          <w:rFonts w:asciiTheme="majorBidi" w:eastAsia="Times New Roman" w:hAnsiTheme="majorBidi" w:cstheme="majorBidi"/>
          <w:color w:val="000000" w:themeColor="text1"/>
          <w:sz w:val="24"/>
          <w:szCs w:val="24"/>
          <w:lang w:eastAsia="en-CA"/>
        </w:rPr>
        <w:lastRenderedPageBreak/>
        <w:t xml:space="preserve">layer of </w:t>
      </w:r>
      <w:r>
        <w:rPr>
          <w:rFonts w:asciiTheme="majorBidi" w:eastAsia="Times New Roman" w:hAnsiTheme="majorBidi" w:cstheme="majorBidi"/>
          <w:color w:val="000000" w:themeColor="text1"/>
          <w:sz w:val="24"/>
          <w:szCs w:val="24"/>
          <w:lang w:eastAsia="en-CA"/>
        </w:rPr>
        <w:t xml:space="preserve">the Mojave </w:t>
      </w:r>
      <w:r>
        <w:rPr>
          <w:rFonts w:asciiTheme="majorBidi" w:eastAsia="Times New Roman" w:hAnsiTheme="majorBidi" w:cstheme="majorBidi"/>
          <w:color w:val="000000" w:themeColor="text1"/>
          <w:sz w:val="24"/>
          <w:szCs w:val="24"/>
          <w:lang w:eastAsia="en-CA"/>
        </w:rPr>
        <w:fldChar w:fldCharType="begin"/>
      </w:r>
      <w:r>
        <w:rPr>
          <w:rFonts w:asciiTheme="majorBidi" w:eastAsia="Times New Roman" w:hAnsiTheme="majorBidi" w:cstheme="majorBidi"/>
          <w:color w:val="000000" w:themeColor="text1"/>
          <w:sz w:val="24"/>
          <w:szCs w:val="24"/>
          <w:lang w:eastAsia="en-CA"/>
        </w:rPr>
        <w:instrText xml:space="preserve"> ADDIN ZOTERO_ITEM CSL_CITATION {"citationID":"g4PZfKLr","properties":{"formattedCitation":"(Sawyer, Keeler-Wolf, and Evens 2009)","plainCitation":"(Sawyer, Keeler-Wolf, and Evens 2009)","noteIndex":0},"citationItems":[{"id":69,"uris":["http://zotero.org/users/local/tCrvyoCs/items/HP7ZGVYQ"],"uri":["http://zotero.org/users/local/tCrvyoCs/items/HP7ZGVYQ"],"itemData":{"id":69,"type":"book","title":"A manual of California vegetation","publisher":"California Native Plant Society Press","publisher-place":"Sacramento, Calif.","source":"Open WorldCat","event-place":"Sacramento, Calif.","URL":"http://books.google.com/books?id=y40lAQAAMAAJ","note":"OCLC: 742325319","language":"English","author":[{"family":"Sawyer","given":"John O"},{"family":"Keeler-Wolf","given":"Todd"},{"family":"Evens","given":"Julie"}],"issued":{"date-parts":[["2009"]]},"accessed":{"date-parts":[["2018",3,21]]}}}],"schema":"https://github.com/citation-style-language/schema/raw/master/csl-citation.json"} </w:instrText>
      </w:r>
      <w:r>
        <w:rPr>
          <w:rFonts w:asciiTheme="majorBidi" w:eastAsia="Times New Roman" w:hAnsiTheme="majorBidi" w:cstheme="majorBidi"/>
          <w:color w:val="000000" w:themeColor="text1"/>
          <w:sz w:val="24"/>
          <w:szCs w:val="24"/>
          <w:lang w:eastAsia="en-CA"/>
        </w:rPr>
        <w:fldChar w:fldCharType="separate"/>
      </w:r>
      <w:r>
        <w:rPr>
          <w:rFonts w:ascii="Times New Roman" w:hAnsi="Times New Roman" w:cs="Times New Roman"/>
          <w:sz w:val="24"/>
        </w:rPr>
        <w:t xml:space="preserve">(Sawyer et al. </w:t>
      </w:r>
      <w:r w:rsidRPr="00961AD7">
        <w:rPr>
          <w:rFonts w:ascii="Times New Roman" w:hAnsi="Times New Roman" w:cs="Times New Roman"/>
          <w:sz w:val="24"/>
        </w:rPr>
        <w:t>2009)</w:t>
      </w:r>
      <w:r>
        <w:rPr>
          <w:rFonts w:asciiTheme="majorBidi" w:eastAsia="Times New Roman" w:hAnsiTheme="majorBidi" w:cstheme="majorBidi"/>
          <w:color w:val="000000" w:themeColor="text1"/>
          <w:sz w:val="24"/>
          <w:szCs w:val="24"/>
          <w:lang w:eastAsia="en-CA"/>
        </w:rPr>
        <w:fldChar w:fldCharType="end"/>
      </w:r>
      <w:r>
        <w:rPr>
          <w:rFonts w:asciiTheme="majorBidi" w:eastAsia="Times New Roman" w:hAnsiTheme="majorBidi" w:cstheme="majorBidi"/>
          <w:color w:val="000000" w:themeColor="text1"/>
          <w:sz w:val="24"/>
          <w:szCs w:val="24"/>
          <w:lang w:eastAsia="en-CA"/>
        </w:rPr>
        <w:t>. The shrub is a long-lived evergreen extremely resistant to high temperatures</w:t>
      </w:r>
      <w:r w:rsidR="00EB0855">
        <w:rPr>
          <w:rFonts w:asciiTheme="majorBidi" w:eastAsia="Times New Roman" w:hAnsiTheme="majorBidi" w:cstheme="majorBidi"/>
          <w:color w:val="000000" w:themeColor="text1"/>
          <w:sz w:val="24"/>
          <w:szCs w:val="24"/>
          <w:lang w:eastAsia="en-CA"/>
        </w:rPr>
        <w:t>.</w:t>
      </w:r>
      <w:ins w:id="64" w:author="zenrunner" w:date="2018-04-04T16:07:00Z">
        <w:r w:rsidR="00610002">
          <w:rPr>
            <w:rFonts w:asciiTheme="majorBidi" w:eastAsia="Times New Roman" w:hAnsiTheme="majorBidi" w:cstheme="majorBidi"/>
            <w:color w:val="000000" w:themeColor="text1"/>
            <w:sz w:val="24"/>
            <w:szCs w:val="24"/>
            <w:lang w:eastAsia="en-CA"/>
          </w:rPr>
          <w:t xml:space="preserve"> </w:t>
        </w:r>
      </w:ins>
    </w:p>
    <w:p w14:paraId="1352FBBC" w14:textId="1734845E" w:rsidR="00EB0855" w:rsidRPr="003747D9" w:rsidRDefault="00A20EF3" w:rsidP="007D7632">
      <w:pPr>
        <w:pStyle w:val="ListParagraph"/>
        <w:shd w:val="clear" w:color="auto" w:fill="FFFFFF"/>
        <w:spacing w:after="0" w:line="480" w:lineRule="auto"/>
        <w:ind w:left="0"/>
        <w:jc w:val="both"/>
        <w:rPr>
          <w:rFonts w:asciiTheme="majorBidi" w:eastAsia="Times New Roman" w:hAnsiTheme="majorBidi" w:cstheme="majorBidi"/>
          <w:color w:val="000000" w:themeColor="text1"/>
          <w:sz w:val="24"/>
          <w:szCs w:val="24"/>
          <w:lang w:eastAsia="en-CA"/>
        </w:rPr>
      </w:pPr>
      <w:del w:id="65" w:author="zenrunner" w:date="2018-04-04T16:07:00Z">
        <w:r w:rsidDel="00610002">
          <w:rPr>
            <w:rFonts w:asciiTheme="majorBidi" w:eastAsia="Times New Roman" w:hAnsiTheme="majorBidi" w:cstheme="majorBidi"/>
            <w:color w:val="000000" w:themeColor="text1"/>
            <w:sz w:val="24"/>
            <w:szCs w:val="24"/>
            <w:lang w:eastAsia="en-CA"/>
          </w:rPr>
          <w:delText xml:space="preserve">                 </w:delText>
        </w:r>
      </w:del>
      <w:proofErr w:type="spellStart"/>
      <w:r w:rsidR="00EB0855" w:rsidRPr="00EB0855">
        <w:rPr>
          <w:rFonts w:asciiTheme="majorBidi" w:eastAsia="Times New Roman" w:hAnsiTheme="majorBidi" w:cstheme="majorBidi"/>
          <w:i/>
          <w:iCs/>
          <w:color w:val="000000" w:themeColor="text1"/>
          <w:sz w:val="24"/>
          <w:szCs w:val="24"/>
          <w:lang w:eastAsia="en-CA"/>
        </w:rPr>
        <w:t>Cylindropuntia</w:t>
      </w:r>
      <w:proofErr w:type="spellEnd"/>
      <w:r w:rsidR="00EB0855" w:rsidRPr="00EB0855">
        <w:rPr>
          <w:rFonts w:asciiTheme="majorBidi" w:eastAsia="Times New Roman" w:hAnsiTheme="majorBidi" w:cstheme="majorBidi"/>
          <w:i/>
          <w:iCs/>
          <w:color w:val="000000" w:themeColor="text1"/>
          <w:sz w:val="24"/>
          <w:szCs w:val="24"/>
          <w:lang w:eastAsia="en-CA"/>
        </w:rPr>
        <w:t xml:space="preserve"> </w:t>
      </w:r>
      <w:proofErr w:type="spellStart"/>
      <w:r w:rsidR="003747D9">
        <w:rPr>
          <w:rFonts w:asciiTheme="majorBidi" w:eastAsia="Times New Roman" w:hAnsiTheme="majorBidi" w:cstheme="majorBidi"/>
          <w:i/>
          <w:iCs/>
          <w:color w:val="000000" w:themeColor="text1"/>
          <w:sz w:val="24"/>
          <w:szCs w:val="24"/>
          <w:lang w:eastAsia="en-CA"/>
        </w:rPr>
        <w:t>acanthocarpa</w:t>
      </w:r>
      <w:proofErr w:type="spellEnd"/>
      <w:r w:rsidR="003747D9">
        <w:rPr>
          <w:rFonts w:asciiTheme="majorBidi" w:eastAsia="Times New Roman" w:hAnsiTheme="majorBidi" w:cstheme="majorBidi"/>
          <w:i/>
          <w:iCs/>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 xml:space="preserve">commonly known as Buckhorn </w:t>
      </w:r>
      <w:proofErr w:type="spellStart"/>
      <w:r w:rsidR="003747D9">
        <w:rPr>
          <w:rFonts w:asciiTheme="majorBidi" w:eastAsia="Times New Roman" w:hAnsiTheme="majorBidi" w:cstheme="majorBidi"/>
          <w:color w:val="000000" w:themeColor="text1"/>
          <w:sz w:val="24"/>
          <w:szCs w:val="24"/>
          <w:lang w:eastAsia="en-CA"/>
        </w:rPr>
        <w:t>cholla</w:t>
      </w:r>
      <w:proofErr w:type="spellEnd"/>
      <w:r w:rsidR="003747D9">
        <w:rPr>
          <w:rFonts w:asciiTheme="majorBidi" w:eastAsia="Times New Roman" w:hAnsiTheme="majorBidi" w:cstheme="majorBidi"/>
          <w:color w:val="000000" w:themeColor="text1"/>
          <w:sz w:val="24"/>
          <w:szCs w:val="24"/>
          <w:lang w:eastAsia="en-CA"/>
        </w:rPr>
        <w:t>, is perennial herb that is native to California (</w:t>
      </w:r>
      <w:proofErr w:type="spellStart"/>
      <w:r w:rsidR="003747D9">
        <w:rPr>
          <w:rFonts w:asciiTheme="majorBidi" w:eastAsia="Times New Roman" w:hAnsiTheme="majorBidi" w:cstheme="majorBidi"/>
          <w:color w:val="000000" w:themeColor="text1"/>
          <w:sz w:val="24"/>
          <w:szCs w:val="24"/>
          <w:lang w:eastAsia="en-CA"/>
        </w:rPr>
        <w:t>Engelm</w:t>
      </w:r>
      <w:proofErr w:type="spellEnd"/>
      <w:r w:rsidR="003747D9">
        <w:rPr>
          <w:rFonts w:asciiTheme="majorBidi" w:eastAsia="Times New Roman" w:hAnsiTheme="majorBidi" w:cstheme="majorBidi"/>
          <w:color w:val="000000" w:themeColor="text1"/>
          <w:sz w:val="24"/>
          <w:szCs w:val="24"/>
          <w:lang w:eastAsia="en-CA"/>
        </w:rPr>
        <w:t xml:space="preserve"> et al. 2018). The plant is low water tolerant with a growing season between four to nine months. </w:t>
      </w:r>
    </w:p>
    <w:p w14:paraId="71900448" w14:textId="6811ED09" w:rsidR="003A63F8" w:rsidRPr="003A63F8" w:rsidDel="00610002" w:rsidRDefault="001C0E94" w:rsidP="00610002">
      <w:pPr>
        <w:shd w:val="clear" w:color="auto" w:fill="FFFFFF"/>
        <w:spacing w:after="0" w:line="480" w:lineRule="auto"/>
        <w:rPr>
          <w:del w:id="66" w:author="zenrunner" w:date="2018-04-04T16:07:00Z"/>
          <w:rFonts w:asciiTheme="majorBidi" w:eastAsia="Times New Roman" w:hAnsiTheme="majorBidi" w:cstheme="majorBidi"/>
          <w:b/>
          <w:bCs/>
          <w:color w:val="333333"/>
          <w:sz w:val="24"/>
          <w:szCs w:val="24"/>
          <w:lang w:eastAsia="en-CA"/>
        </w:rPr>
        <w:pPrChange w:id="67" w:author="zenrunner" w:date="2018-04-04T16:07:00Z">
          <w:pPr>
            <w:shd w:val="clear" w:color="auto" w:fill="FFFFFF"/>
            <w:spacing w:after="0" w:line="480" w:lineRule="auto"/>
          </w:pPr>
        </w:pPrChange>
      </w:pPr>
      <w:del w:id="68" w:author="zenrunner" w:date="2018-04-04T16:07:00Z">
        <w:r w:rsidDel="00610002">
          <w:rPr>
            <w:noProof/>
            <w:lang w:val="en-US"/>
          </w:rPr>
          <w:drawing>
            <wp:anchor distT="0" distB="0" distL="114300" distR="114300" simplePos="0" relativeHeight="251661312" behindDoc="0" locked="0" layoutInCell="1" allowOverlap="1" wp14:anchorId="634C1B90" wp14:editId="42C93AE8">
              <wp:simplePos x="0" y="0"/>
              <wp:positionH relativeFrom="margin">
                <wp:align>left</wp:align>
              </wp:positionH>
              <wp:positionV relativeFrom="paragraph">
                <wp:posOffset>-7620</wp:posOffset>
              </wp:positionV>
              <wp:extent cx="3314700" cy="2212975"/>
              <wp:effectExtent l="0" t="0" r="0" b="0"/>
              <wp:wrapSquare wrapText="bothSides"/>
              <wp:docPr id="4" name="Picture 4" descr="Larrea trident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rea tridenta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9462" cy="2216563"/>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3D0125B5" w14:textId="12BF60F1" w:rsidR="00323C7D" w:rsidDel="00610002" w:rsidRDefault="00323C7D" w:rsidP="00610002">
      <w:pPr>
        <w:shd w:val="clear" w:color="auto" w:fill="FFFFFF"/>
        <w:spacing w:after="0" w:line="480" w:lineRule="auto"/>
        <w:rPr>
          <w:del w:id="69" w:author="zenrunner" w:date="2018-04-04T16:07:00Z"/>
          <w:rFonts w:ascii="Arial" w:eastAsia="Times New Roman" w:hAnsi="Arial" w:cs="Arial"/>
          <w:color w:val="333333"/>
          <w:sz w:val="21"/>
          <w:szCs w:val="21"/>
          <w:lang w:eastAsia="en-CA"/>
        </w:rPr>
        <w:pPrChange w:id="70" w:author="zenrunner" w:date="2018-04-04T16:07:00Z">
          <w:pPr>
            <w:shd w:val="clear" w:color="auto" w:fill="FFFFFF"/>
            <w:spacing w:after="0" w:line="480" w:lineRule="auto"/>
          </w:pPr>
        </w:pPrChange>
      </w:pPr>
    </w:p>
    <w:p w14:paraId="70106BCA" w14:textId="52F6BBE4" w:rsidR="00323C7D" w:rsidDel="00610002" w:rsidRDefault="00323C7D" w:rsidP="00610002">
      <w:pPr>
        <w:shd w:val="clear" w:color="auto" w:fill="FFFFFF"/>
        <w:spacing w:after="0" w:line="480" w:lineRule="auto"/>
        <w:rPr>
          <w:del w:id="71" w:author="zenrunner" w:date="2018-04-04T16:07:00Z"/>
          <w:rFonts w:ascii="Arial" w:eastAsia="Times New Roman" w:hAnsi="Arial" w:cs="Arial"/>
          <w:color w:val="333333"/>
          <w:sz w:val="21"/>
          <w:szCs w:val="21"/>
          <w:lang w:eastAsia="en-CA"/>
        </w:rPr>
        <w:pPrChange w:id="72" w:author="zenrunner" w:date="2018-04-04T16:07:00Z">
          <w:pPr>
            <w:shd w:val="clear" w:color="auto" w:fill="FFFFFF"/>
            <w:spacing w:after="0" w:line="480" w:lineRule="auto"/>
          </w:pPr>
        </w:pPrChange>
      </w:pPr>
    </w:p>
    <w:p w14:paraId="410418D2" w14:textId="5E92F876" w:rsidR="009E3DE3" w:rsidDel="00610002" w:rsidRDefault="009E3DE3" w:rsidP="00610002">
      <w:pPr>
        <w:shd w:val="clear" w:color="auto" w:fill="FFFFFF"/>
        <w:spacing w:after="0" w:line="480" w:lineRule="auto"/>
        <w:rPr>
          <w:del w:id="73" w:author="zenrunner" w:date="2018-04-04T16:07:00Z"/>
          <w:rFonts w:ascii="Arial" w:eastAsia="Times New Roman" w:hAnsi="Arial" w:cs="Arial"/>
          <w:color w:val="333333"/>
          <w:sz w:val="21"/>
          <w:szCs w:val="21"/>
          <w:lang w:eastAsia="en-CA"/>
        </w:rPr>
        <w:pPrChange w:id="74" w:author="zenrunner" w:date="2018-04-04T16:07:00Z">
          <w:pPr>
            <w:shd w:val="clear" w:color="auto" w:fill="FFFFFF"/>
            <w:spacing w:after="0" w:line="480" w:lineRule="auto"/>
          </w:pPr>
        </w:pPrChange>
      </w:pPr>
    </w:p>
    <w:p w14:paraId="5539149E" w14:textId="3CE5A82E" w:rsidR="009E3DE3" w:rsidDel="00610002" w:rsidRDefault="009E3DE3" w:rsidP="00610002">
      <w:pPr>
        <w:shd w:val="clear" w:color="auto" w:fill="FFFFFF"/>
        <w:spacing w:after="0" w:line="480" w:lineRule="auto"/>
        <w:rPr>
          <w:del w:id="75" w:author="zenrunner" w:date="2018-04-04T16:07:00Z"/>
          <w:rFonts w:ascii="Arial" w:eastAsia="Times New Roman" w:hAnsi="Arial" w:cs="Arial"/>
          <w:color w:val="333333"/>
          <w:sz w:val="21"/>
          <w:szCs w:val="21"/>
          <w:lang w:eastAsia="en-CA"/>
        </w:rPr>
        <w:pPrChange w:id="76" w:author="zenrunner" w:date="2018-04-04T16:07:00Z">
          <w:pPr>
            <w:shd w:val="clear" w:color="auto" w:fill="FFFFFF"/>
            <w:spacing w:after="0" w:line="480" w:lineRule="auto"/>
          </w:pPr>
        </w:pPrChange>
      </w:pPr>
    </w:p>
    <w:p w14:paraId="09D8D38F" w14:textId="5171B4A4" w:rsidR="009E3DE3" w:rsidDel="00610002" w:rsidRDefault="009E3DE3" w:rsidP="00610002">
      <w:pPr>
        <w:shd w:val="clear" w:color="auto" w:fill="FFFFFF"/>
        <w:spacing w:after="0" w:line="480" w:lineRule="auto"/>
        <w:rPr>
          <w:del w:id="77" w:author="zenrunner" w:date="2018-04-04T16:07:00Z"/>
          <w:rFonts w:ascii="Arial" w:eastAsia="Times New Roman" w:hAnsi="Arial" w:cs="Arial"/>
          <w:color w:val="333333"/>
          <w:sz w:val="21"/>
          <w:szCs w:val="21"/>
          <w:lang w:eastAsia="en-CA"/>
        </w:rPr>
        <w:pPrChange w:id="78" w:author="zenrunner" w:date="2018-04-04T16:07:00Z">
          <w:pPr>
            <w:shd w:val="clear" w:color="auto" w:fill="FFFFFF"/>
            <w:spacing w:after="0" w:line="480" w:lineRule="auto"/>
          </w:pPr>
        </w:pPrChange>
      </w:pPr>
    </w:p>
    <w:p w14:paraId="5E38C67A" w14:textId="122BDFCE" w:rsidR="009E3DE3" w:rsidDel="00610002" w:rsidRDefault="009E3DE3" w:rsidP="00610002">
      <w:pPr>
        <w:shd w:val="clear" w:color="auto" w:fill="FFFFFF"/>
        <w:spacing w:after="0" w:line="480" w:lineRule="auto"/>
        <w:rPr>
          <w:del w:id="79" w:author="zenrunner" w:date="2018-04-04T16:07:00Z"/>
          <w:rFonts w:ascii="Arial" w:eastAsia="Times New Roman" w:hAnsi="Arial" w:cs="Arial"/>
          <w:color w:val="333333"/>
          <w:sz w:val="21"/>
          <w:szCs w:val="21"/>
          <w:lang w:eastAsia="en-CA"/>
        </w:rPr>
        <w:pPrChange w:id="80" w:author="zenrunner" w:date="2018-04-04T16:07:00Z">
          <w:pPr>
            <w:shd w:val="clear" w:color="auto" w:fill="FFFFFF"/>
            <w:spacing w:after="0" w:line="480" w:lineRule="auto"/>
          </w:pPr>
        </w:pPrChange>
      </w:pPr>
    </w:p>
    <w:p w14:paraId="432312A2" w14:textId="3835AEB7" w:rsidR="009E3DE3" w:rsidDel="00610002" w:rsidRDefault="009E3DE3" w:rsidP="00610002">
      <w:pPr>
        <w:shd w:val="clear" w:color="auto" w:fill="FFFFFF"/>
        <w:spacing w:after="0" w:line="480" w:lineRule="auto"/>
        <w:rPr>
          <w:del w:id="81" w:author="zenrunner" w:date="2018-04-04T16:07:00Z"/>
          <w:rFonts w:ascii="Arial" w:eastAsia="Times New Roman" w:hAnsi="Arial" w:cs="Arial"/>
          <w:color w:val="333333"/>
          <w:sz w:val="21"/>
          <w:szCs w:val="21"/>
          <w:lang w:eastAsia="en-CA"/>
        </w:rPr>
        <w:pPrChange w:id="82" w:author="zenrunner" w:date="2018-04-04T16:07:00Z">
          <w:pPr>
            <w:shd w:val="clear" w:color="auto" w:fill="FFFFFF"/>
            <w:spacing w:after="0" w:line="480" w:lineRule="auto"/>
          </w:pPr>
        </w:pPrChange>
      </w:pPr>
    </w:p>
    <w:p w14:paraId="338EA24D" w14:textId="0D3E0FE4" w:rsidR="001C0E94" w:rsidDel="00610002" w:rsidRDefault="00FC4971" w:rsidP="00610002">
      <w:pPr>
        <w:shd w:val="clear" w:color="auto" w:fill="FFFFFF"/>
        <w:spacing w:after="0" w:line="480" w:lineRule="auto"/>
        <w:rPr>
          <w:del w:id="83" w:author="zenrunner" w:date="2018-04-04T16:07:00Z"/>
          <w:rFonts w:asciiTheme="majorBidi" w:eastAsia="Times New Roman" w:hAnsiTheme="majorBidi" w:cstheme="majorBidi"/>
          <w:color w:val="000000" w:themeColor="text1"/>
          <w:sz w:val="24"/>
          <w:szCs w:val="24"/>
          <w:lang w:eastAsia="en-CA"/>
        </w:rPr>
        <w:pPrChange w:id="84" w:author="zenrunner" w:date="2018-04-04T16:07:00Z">
          <w:pPr>
            <w:shd w:val="clear" w:color="auto" w:fill="FFFFFF"/>
            <w:spacing w:after="0" w:line="480" w:lineRule="auto"/>
          </w:pPr>
        </w:pPrChange>
      </w:pPr>
      <w:del w:id="85" w:author="zenrunner" w:date="2018-04-04T16:07:00Z">
        <w:r w:rsidDel="00610002">
          <w:rPr>
            <w:rFonts w:asciiTheme="majorBidi" w:eastAsia="Times New Roman" w:hAnsiTheme="majorBidi" w:cstheme="majorBidi"/>
            <w:b/>
            <w:bCs/>
            <w:color w:val="000000" w:themeColor="text1"/>
            <w:sz w:val="24"/>
            <w:szCs w:val="24"/>
            <w:lang w:eastAsia="en-CA"/>
          </w:rPr>
          <w:delText>Figure 2</w:delText>
        </w:r>
        <w:r w:rsidR="001C0E94" w:rsidRPr="001C0E94" w:rsidDel="00610002">
          <w:rPr>
            <w:rFonts w:asciiTheme="majorBidi" w:eastAsia="Times New Roman" w:hAnsiTheme="majorBidi" w:cstheme="majorBidi"/>
            <w:b/>
            <w:bCs/>
            <w:color w:val="000000" w:themeColor="text1"/>
            <w:sz w:val="24"/>
            <w:szCs w:val="24"/>
            <w:lang w:eastAsia="en-CA"/>
          </w:rPr>
          <w:delText xml:space="preserve">. </w:delText>
        </w:r>
        <w:r w:rsidR="001C0E94" w:rsidDel="00610002">
          <w:rPr>
            <w:rFonts w:asciiTheme="majorBidi" w:eastAsia="Times New Roman" w:hAnsiTheme="majorBidi" w:cstheme="majorBidi"/>
            <w:color w:val="000000" w:themeColor="text1"/>
            <w:sz w:val="24"/>
            <w:szCs w:val="24"/>
            <w:lang w:eastAsia="en-CA"/>
          </w:rPr>
          <w:delText xml:space="preserve">Close-up of </w:delText>
        </w:r>
        <w:r w:rsidR="001C0E94" w:rsidRPr="00961AD7" w:rsidDel="00610002">
          <w:rPr>
            <w:rFonts w:asciiTheme="majorBidi" w:eastAsia="Times New Roman" w:hAnsiTheme="majorBidi" w:cstheme="majorBidi"/>
            <w:i/>
            <w:iCs/>
            <w:color w:val="000000" w:themeColor="text1"/>
            <w:sz w:val="24"/>
            <w:szCs w:val="24"/>
            <w:lang w:eastAsia="en-CA"/>
          </w:rPr>
          <w:delText>Larrea tridentata</w:delText>
        </w:r>
        <w:r w:rsidR="001C0E94" w:rsidDel="00610002">
          <w:rPr>
            <w:rFonts w:asciiTheme="majorBidi" w:eastAsia="Times New Roman" w:hAnsiTheme="majorBidi" w:cstheme="majorBidi"/>
            <w:i/>
            <w:iCs/>
            <w:color w:val="000000" w:themeColor="text1"/>
            <w:sz w:val="24"/>
            <w:szCs w:val="24"/>
            <w:lang w:eastAsia="en-CA"/>
          </w:rPr>
          <w:delText xml:space="preserve"> </w:delText>
        </w:r>
        <w:r w:rsidR="001C0E94" w:rsidDel="00610002">
          <w:rPr>
            <w:rFonts w:asciiTheme="majorBidi" w:eastAsia="Times New Roman" w:hAnsiTheme="majorBidi" w:cstheme="majorBidi"/>
            <w:color w:val="000000" w:themeColor="text1"/>
            <w:sz w:val="24"/>
            <w:szCs w:val="24"/>
            <w:lang w:eastAsia="en-CA"/>
          </w:rPr>
          <w:delText xml:space="preserve">shrub (Desert USA </w:delText>
        </w:r>
        <w:r w:rsidR="00503C06" w:rsidRPr="00503C06" w:rsidDel="00610002">
          <w:rPr>
            <w:rFonts w:asciiTheme="majorBidi" w:eastAsia="Times New Roman" w:hAnsiTheme="majorBidi" w:cstheme="majorBidi"/>
            <w:color w:val="000000" w:themeColor="text1"/>
            <w:sz w:val="24"/>
            <w:szCs w:val="24"/>
            <w:lang w:eastAsia="en-CA"/>
          </w:rPr>
          <w:delText>https://www.desertusa.com/flowers/Creosote-Bush.html</w:delText>
        </w:r>
        <w:r w:rsidR="001C0E94" w:rsidDel="00610002">
          <w:rPr>
            <w:rFonts w:asciiTheme="majorBidi" w:eastAsia="Times New Roman" w:hAnsiTheme="majorBidi" w:cstheme="majorBidi"/>
            <w:color w:val="000000" w:themeColor="text1"/>
            <w:sz w:val="24"/>
            <w:szCs w:val="24"/>
            <w:lang w:eastAsia="en-CA"/>
          </w:rPr>
          <w:delText>).</w:delText>
        </w:r>
      </w:del>
    </w:p>
    <w:p w14:paraId="01F52876" w14:textId="56813EC9" w:rsidR="001C0E94" w:rsidDel="00610002" w:rsidRDefault="00CE5B68" w:rsidP="00610002">
      <w:pPr>
        <w:shd w:val="clear" w:color="auto" w:fill="FFFFFF"/>
        <w:spacing w:after="0" w:line="480" w:lineRule="auto"/>
        <w:rPr>
          <w:del w:id="86" w:author="zenrunner" w:date="2018-04-04T16:07:00Z"/>
          <w:rFonts w:asciiTheme="majorBidi" w:eastAsia="Times New Roman" w:hAnsiTheme="majorBidi" w:cstheme="majorBidi"/>
          <w:color w:val="000000" w:themeColor="text1"/>
          <w:sz w:val="24"/>
          <w:szCs w:val="24"/>
          <w:lang w:eastAsia="en-CA"/>
        </w:rPr>
        <w:pPrChange w:id="87" w:author="zenrunner" w:date="2018-04-04T16:07:00Z">
          <w:pPr>
            <w:shd w:val="clear" w:color="auto" w:fill="FFFFFF"/>
            <w:spacing w:after="0" w:line="480" w:lineRule="auto"/>
          </w:pPr>
        </w:pPrChange>
      </w:pPr>
      <w:del w:id="88" w:author="zenrunner" w:date="2018-04-04T16:07:00Z">
        <w:r w:rsidDel="00610002">
          <w:rPr>
            <w:noProof/>
            <w:lang w:val="en-US"/>
          </w:rPr>
          <w:drawing>
            <wp:inline distT="0" distB="0" distL="0" distR="0" wp14:anchorId="63335DD0" wp14:editId="44A2F2AB">
              <wp:extent cx="2362200" cy="3141223"/>
              <wp:effectExtent l="0" t="0" r="0" b="2540"/>
              <wp:docPr id="2" name="Picture 2" descr="Opuntia acanthocar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untia acanthocarp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4610" cy="3144428"/>
                      </a:xfrm>
                      <a:prstGeom prst="rect">
                        <a:avLst/>
                      </a:prstGeom>
                      <a:noFill/>
                      <a:ln>
                        <a:noFill/>
                      </a:ln>
                    </pic:spPr>
                  </pic:pic>
                </a:graphicData>
              </a:graphic>
            </wp:inline>
          </w:drawing>
        </w:r>
      </w:del>
    </w:p>
    <w:p w14:paraId="351DEB18" w14:textId="6C4385FC" w:rsidR="00323C7D" w:rsidRPr="00DB3A7C" w:rsidDel="00610002" w:rsidRDefault="00FC4971" w:rsidP="00610002">
      <w:pPr>
        <w:shd w:val="clear" w:color="auto" w:fill="FFFFFF"/>
        <w:spacing w:after="0" w:line="480" w:lineRule="auto"/>
        <w:rPr>
          <w:del w:id="89" w:author="zenrunner" w:date="2018-04-04T16:07:00Z"/>
          <w:rFonts w:asciiTheme="majorBidi" w:eastAsia="Times New Roman" w:hAnsiTheme="majorBidi" w:cstheme="majorBidi"/>
          <w:color w:val="000000" w:themeColor="text1"/>
          <w:sz w:val="24"/>
          <w:szCs w:val="24"/>
          <w:lang w:val="es-ES" w:eastAsia="en-CA"/>
        </w:rPr>
        <w:pPrChange w:id="90" w:author="zenrunner" w:date="2018-04-04T16:07:00Z">
          <w:pPr>
            <w:shd w:val="clear" w:color="auto" w:fill="FFFFFF"/>
            <w:spacing w:after="0" w:line="480" w:lineRule="auto"/>
          </w:pPr>
        </w:pPrChange>
      </w:pPr>
      <w:del w:id="91" w:author="zenrunner" w:date="2018-04-04T16:07:00Z">
        <w:r w:rsidDel="00610002">
          <w:rPr>
            <w:rFonts w:asciiTheme="majorBidi" w:eastAsia="Times New Roman" w:hAnsiTheme="majorBidi" w:cstheme="majorBidi"/>
            <w:b/>
            <w:bCs/>
            <w:color w:val="333333"/>
            <w:sz w:val="24"/>
            <w:szCs w:val="24"/>
            <w:lang w:eastAsia="en-CA"/>
          </w:rPr>
          <w:delText>Figure 3</w:delText>
        </w:r>
        <w:r w:rsidR="001C0E94" w:rsidRPr="001C0E94" w:rsidDel="00610002">
          <w:rPr>
            <w:rFonts w:asciiTheme="majorBidi" w:eastAsia="Times New Roman" w:hAnsiTheme="majorBidi" w:cstheme="majorBidi"/>
            <w:b/>
            <w:bCs/>
            <w:color w:val="333333"/>
            <w:sz w:val="24"/>
            <w:szCs w:val="24"/>
            <w:lang w:eastAsia="en-CA"/>
          </w:rPr>
          <w:delText>.</w:delText>
        </w:r>
        <w:r w:rsidR="00A20EF3" w:rsidDel="00610002">
          <w:rPr>
            <w:rFonts w:asciiTheme="majorBidi" w:eastAsia="Times New Roman" w:hAnsiTheme="majorBidi" w:cstheme="majorBidi"/>
            <w:color w:val="000000" w:themeColor="text1"/>
            <w:sz w:val="24"/>
            <w:szCs w:val="24"/>
            <w:lang w:eastAsia="en-CA"/>
          </w:rPr>
          <w:delText xml:space="preserve"> </w:delText>
        </w:r>
        <w:r w:rsidR="00C523CF" w:rsidRPr="00DB3A7C" w:rsidDel="00610002">
          <w:rPr>
            <w:rFonts w:asciiTheme="majorBidi" w:eastAsia="Times New Roman" w:hAnsiTheme="majorBidi" w:cstheme="majorBidi"/>
            <w:i/>
            <w:iCs/>
            <w:color w:val="000000" w:themeColor="text1"/>
            <w:sz w:val="24"/>
            <w:szCs w:val="24"/>
            <w:lang w:val="es-ES" w:eastAsia="en-CA"/>
          </w:rPr>
          <w:delText>Cylindropuntia acanthorpa</w:delText>
        </w:r>
        <w:r w:rsidR="00A20EF3" w:rsidRPr="00DB3A7C" w:rsidDel="00610002">
          <w:rPr>
            <w:rFonts w:asciiTheme="majorBidi" w:eastAsia="Times New Roman" w:hAnsiTheme="majorBidi" w:cstheme="majorBidi"/>
            <w:i/>
            <w:iCs/>
            <w:color w:val="000000" w:themeColor="text1"/>
            <w:sz w:val="24"/>
            <w:szCs w:val="24"/>
            <w:lang w:val="es-ES" w:eastAsia="en-CA"/>
          </w:rPr>
          <w:delText xml:space="preserve"> </w:delText>
        </w:r>
        <w:r w:rsidR="00DB3A7C" w:rsidRPr="00DB3A7C" w:rsidDel="00610002">
          <w:rPr>
            <w:rFonts w:asciiTheme="majorBidi" w:eastAsia="Times New Roman" w:hAnsiTheme="majorBidi" w:cstheme="majorBidi"/>
            <w:color w:val="000000" w:themeColor="text1"/>
            <w:sz w:val="24"/>
            <w:szCs w:val="24"/>
            <w:lang w:val="es-ES" w:eastAsia="en-CA"/>
          </w:rPr>
          <w:delText>cacti</w:delText>
        </w:r>
        <w:r w:rsidR="00CE5B68" w:rsidRPr="00DB3A7C" w:rsidDel="00610002">
          <w:rPr>
            <w:rFonts w:asciiTheme="majorBidi" w:eastAsia="Times New Roman" w:hAnsiTheme="majorBidi" w:cstheme="majorBidi"/>
            <w:color w:val="000000" w:themeColor="text1"/>
            <w:sz w:val="24"/>
            <w:szCs w:val="24"/>
            <w:lang w:val="es-ES" w:eastAsia="en-CA"/>
          </w:rPr>
          <w:delText xml:space="preserve"> (Calflora http://www.calflora.org/cgi-bin/species_query.cgi?where-taxon=Cylindropuntia+acanthocarpa</w:delText>
        </w:r>
        <w:r w:rsidR="00A20EF3" w:rsidRPr="00DB3A7C" w:rsidDel="00610002">
          <w:rPr>
            <w:rFonts w:asciiTheme="majorBidi" w:eastAsia="Times New Roman" w:hAnsiTheme="majorBidi" w:cstheme="majorBidi"/>
            <w:color w:val="000000" w:themeColor="text1"/>
            <w:sz w:val="24"/>
            <w:szCs w:val="24"/>
            <w:lang w:val="es-ES" w:eastAsia="en-CA"/>
          </w:rPr>
          <w:delText>)</w:delText>
        </w:r>
      </w:del>
    </w:p>
    <w:p w14:paraId="6F2ECDFA" w14:textId="77777777" w:rsidR="00610002" w:rsidRDefault="00610002" w:rsidP="007D7632">
      <w:pPr>
        <w:shd w:val="clear" w:color="auto" w:fill="FFFFFF"/>
        <w:spacing w:after="0" w:line="480" w:lineRule="auto"/>
        <w:jc w:val="both"/>
        <w:rPr>
          <w:ins w:id="92" w:author="zenrunner" w:date="2018-04-04T16:07:00Z"/>
          <w:rFonts w:asciiTheme="majorBidi" w:eastAsia="Times New Roman" w:hAnsiTheme="majorBidi" w:cstheme="majorBidi"/>
          <w:b/>
          <w:bCs/>
          <w:color w:val="000000" w:themeColor="text1"/>
          <w:sz w:val="24"/>
          <w:szCs w:val="24"/>
          <w:lang w:eastAsia="en-CA"/>
        </w:rPr>
      </w:pPr>
    </w:p>
    <w:p w14:paraId="57D0C259" w14:textId="71A0EA53" w:rsidR="00A20EF3" w:rsidRPr="00CE5B68" w:rsidDel="00610002" w:rsidRDefault="00610002" w:rsidP="00610002">
      <w:pPr>
        <w:shd w:val="clear" w:color="auto" w:fill="FFFFFF"/>
        <w:spacing w:after="0" w:line="480" w:lineRule="auto"/>
        <w:rPr>
          <w:del w:id="93" w:author="zenrunner" w:date="2018-04-04T16:07:00Z"/>
          <w:rFonts w:asciiTheme="majorBidi" w:eastAsia="Times New Roman" w:hAnsiTheme="majorBidi" w:cstheme="majorBidi"/>
          <w:b/>
          <w:bCs/>
          <w:color w:val="000000" w:themeColor="text1"/>
          <w:sz w:val="24"/>
          <w:szCs w:val="24"/>
          <w:lang w:eastAsia="en-CA"/>
        </w:rPr>
        <w:pPrChange w:id="94" w:author="zenrunner" w:date="2018-04-04T16:07:00Z">
          <w:pPr>
            <w:pStyle w:val="ListParagraph"/>
            <w:numPr>
              <w:numId w:val="4"/>
            </w:numPr>
            <w:shd w:val="clear" w:color="auto" w:fill="FFFFFF"/>
            <w:spacing w:after="0" w:line="480" w:lineRule="auto"/>
            <w:ind w:left="360" w:hanging="360"/>
          </w:pPr>
        </w:pPrChange>
      </w:pPr>
      <w:ins w:id="95" w:author="zenrunner" w:date="2018-04-04T16:07:00Z">
        <w:r>
          <w:rPr>
            <w:rFonts w:asciiTheme="majorBidi" w:eastAsia="Times New Roman" w:hAnsiTheme="majorBidi" w:cstheme="majorBidi"/>
            <w:b/>
            <w:bCs/>
            <w:color w:val="000000" w:themeColor="text1"/>
            <w:sz w:val="24"/>
            <w:szCs w:val="24"/>
            <w:lang w:eastAsia="en-CA"/>
          </w:rPr>
          <w:tab/>
        </w:r>
      </w:ins>
      <w:del w:id="96" w:author="zenrunner" w:date="2018-04-04T16:07:00Z">
        <w:r w:rsidR="00A20EF3" w:rsidRPr="00CE5B68" w:rsidDel="00610002">
          <w:rPr>
            <w:rFonts w:asciiTheme="majorBidi" w:eastAsia="Times New Roman" w:hAnsiTheme="majorBidi" w:cstheme="majorBidi"/>
            <w:b/>
            <w:bCs/>
            <w:color w:val="000000" w:themeColor="text1"/>
            <w:sz w:val="24"/>
            <w:szCs w:val="24"/>
            <w:lang w:eastAsia="en-CA"/>
          </w:rPr>
          <w:delText xml:space="preserve">Geographic setting: Carrizo </w:delText>
        </w:r>
      </w:del>
    </w:p>
    <w:p w14:paraId="7EBCBDE0" w14:textId="478B675E" w:rsidR="00A20EF3" w:rsidRPr="00503C06" w:rsidDel="006932DD" w:rsidRDefault="00260E01" w:rsidP="007D7632">
      <w:pPr>
        <w:shd w:val="clear" w:color="auto" w:fill="FFFFFF"/>
        <w:spacing w:after="0" w:line="480" w:lineRule="auto"/>
        <w:jc w:val="both"/>
        <w:rPr>
          <w:del w:id="97" w:author="zenrunner" w:date="2018-04-04T16:07:00Z"/>
          <w:rFonts w:asciiTheme="majorBidi" w:hAnsiTheme="majorBidi" w:cstheme="majorBidi"/>
          <w:color w:val="000000" w:themeColor="text1"/>
          <w:sz w:val="24"/>
          <w:szCs w:val="24"/>
        </w:rPr>
      </w:pPr>
      <w:del w:id="98" w:author="zenrunner" w:date="2018-04-04T16:07:00Z">
        <w:r w:rsidRPr="00503C06" w:rsidDel="00610002">
          <w:rPr>
            <w:rFonts w:asciiTheme="majorBidi" w:eastAsia="Times New Roman" w:hAnsiTheme="majorBidi" w:cstheme="majorBidi"/>
            <w:b/>
            <w:bCs/>
            <w:color w:val="000000" w:themeColor="text1"/>
            <w:sz w:val="24"/>
            <w:szCs w:val="24"/>
            <w:lang w:eastAsia="en-CA"/>
          </w:rPr>
          <w:delText xml:space="preserve">                   </w:delText>
        </w:r>
        <w:r w:rsidR="003F1867" w:rsidRPr="00503C06" w:rsidDel="00610002">
          <w:rPr>
            <w:rFonts w:asciiTheme="majorBidi" w:eastAsia="Times New Roman" w:hAnsiTheme="majorBidi" w:cstheme="majorBidi"/>
            <w:b/>
            <w:bCs/>
            <w:color w:val="000000" w:themeColor="text1"/>
            <w:sz w:val="24"/>
            <w:szCs w:val="24"/>
            <w:lang w:eastAsia="en-CA"/>
          </w:rPr>
          <w:delText xml:space="preserve"> </w:delText>
        </w:r>
      </w:del>
      <w:r w:rsidR="00805776" w:rsidRPr="00503C06">
        <w:rPr>
          <w:rFonts w:asciiTheme="majorBidi" w:eastAsia="Times New Roman" w:hAnsiTheme="majorBidi" w:cstheme="majorBidi"/>
          <w:color w:val="000000" w:themeColor="text1"/>
          <w:sz w:val="24"/>
          <w:szCs w:val="24"/>
          <w:lang w:eastAsia="en-CA"/>
        </w:rPr>
        <w:t xml:space="preserve">Carrizo Plain National Monument </w:t>
      </w:r>
      <w:r w:rsidR="00C523CF">
        <w:rPr>
          <w:rFonts w:asciiTheme="majorBidi" w:hAnsiTheme="majorBidi" w:cstheme="majorBidi"/>
          <w:color w:val="000000" w:themeColor="text1"/>
          <w:sz w:val="24"/>
          <w:szCs w:val="24"/>
        </w:rPr>
        <w:t>(35.1914° N, 119.7929° W)</w:t>
      </w:r>
      <w:r w:rsidR="00805776" w:rsidRPr="00503C06">
        <w:rPr>
          <w:rFonts w:asciiTheme="majorBidi" w:hAnsiTheme="majorBidi" w:cstheme="majorBidi"/>
          <w:color w:val="000000" w:themeColor="text1"/>
          <w:sz w:val="24"/>
          <w:szCs w:val="24"/>
        </w:rPr>
        <w:t xml:space="preserve"> is the largest remnant ecosystem of the San Joaquin Desert </w:t>
      </w:r>
      <w:r w:rsidR="00805776" w:rsidRPr="00503C06">
        <w:rPr>
          <w:rFonts w:asciiTheme="majorBidi" w:hAnsiTheme="majorBidi" w:cstheme="majorBidi"/>
          <w:color w:val="000000" w:themeColor="text1"/>
          <w:sz w:val="24"/>
          <w:szCs w:val="24"/>
        </w:rPr>
        <w:fldChar w:fldCharType="begin"/>
      </w:r>
      <w:r w:rsidR="00805776" w:rsidRPr="00503C06">
        <w:rPr>
          <w:rFonts w:asciiTheme="majorBidi" w:hAnsiTheme="majorBidi" w:cstheme="majorBidi"/>
          <w:color w:val="000000" w:themeColor="text1"/>
          <w:sz w:val="24"/>
          <w:szCs w:val="24"/>
        </w:rPr>
        <w:instrText xml:space="preserve"> ADDIN ZOTERO_ITEM CSL_CITATION {"citationID":"imb5mRag","properties":{"formattedCitation":"(Noble et al. 2016)","plainCitation":"(Noble et al. 2016)","noteIndex":0},"citationItems":[{"id":80,"uris":["http://zotero.org/users/local/tCrvyoCs/items/LVSMT8YE"],"uri":["http://zotero.org/users/local/tCrvyoCs/items/LVSMT8YE"],"itemData":{"id":80,"type":"article-journal","title":"A picture is worth a thousand data points: an imagery dataset of paired shrub-open microsites within the Carrizo Plain National Monument","container-title":"GigaScience","volume":"5","issue":"1","source":"CrossRef","URL":"https://academic.oup.com/gigascience/article-lookup/doi/10.1186/s13742-016-0145-2","DOI":"10.1186/s13742-016-0145-2","ISSN":"2047-217X","shortTitle":"A picture is worth a thousand data points","language":"en","author":[{"family":"Noble","given":"Taylor J."},{"family":"Lortie","given":"Christopher J."},{"family":"Westphal","given":"Michael"},{"family":"Butterfield","given":"H. Scott"}],"issued":{"date-parts":[["2016",12]]},"accessed":{"date-parts":[["2018",3,22]]}}}],"schema":"https://github.com/citation-style-language/schema/raw/master/csl-citation.json"} </w:instrText>
      </w:r>
      <w:r w:rsidR="00805776" w:rsidRPr="00503C06">
        <w:rPr>
          <w:rFonts w:asciiTheme="majorBidi" w:hAnsiTheme="majorBidi" w:cstheme="majorBidi"/>
          <w:color w:val="000000" w:themeColor="text1"/>
          <w:sz w:val="24"/>
          <w:szCs w:val="24"/>
        </w:rPr>
        <w:fldChar w:fldCharType="separate"/>
      </w:r>
      <w:r w:rsidR="00805776" w:rsidRPr="00503C06">
        <w:rPr>
          <w:rFonts w:asciiTheme="majorBidi" w:hAnsiTheme="majorBidi" w:cstheme="majorBidi"/>
          <w:color w:val="000000" w:themeColor="text1"/>
          <w:sz w:val="24"/>
          <w:szCs w:val="24"/>
        </w:rPr>
        <w:t>(Noble et al. 2016)</w:t>
      </w:r>
      <w:r w:rsidR="00805776" w:rsidRPr="00503C06">
        <w:rPr>
          <w:rFonts w:asciiTheme="majorBidi" w:hAnsiTheme="majorBidi" w:cstheme="majorBidi"/>
          <w:color w:val="000000" w:themeColor="text1"/>
          <w:sz w:val="24"/>
          <w:szCs w:val="24"/>
        </w:rPr>
        <w:fldChar w:fldCharType="end"/>
      </w:r>
      <w:r w:rsidR="00805776" w:rsidRPr="00503C06">
        <w:rPr>
          <w:rFonts w:asciiTheme="majorBidi" w:hAnsiTheme="majorBidi" w:cstheme="majorBidi"/>
          <w:color w:val="000000" w:themeColor="text1"/>
          <w:sz w:val="24"/>
          <w:szCs w:val="24"/>
        </w:rPr>
        <w:t xml:space="preserve">. Located in the </w:t>
      </w:r>
      <w:proofErr w:type="gramStart"/>
      <w:r w:rsidR="00805776" w:rsidRPr="00503C06">
        <w:rPr>
          <w:rFonts w:asciiTheme="majorBidi" w:hAnsiTheme="majorBidi" w:cstheme="majorBidi"/>
          <w:color w:val="000000" w:themeColor="text1"/>
          <w:sz w:val="24"/>
          <w:szCs w:val="24"/>
        </w:rPr>
        <w:t>south-eastern</w:t>
      </w:r>
      <w:proofErr w:type="gramEnd"/>
      <w:r w:rsidR="00805776" w:rsidRPr="00503C06">
        <w:rPr>
          <w:rFonts w:asciiTheme="majorBidi" w:hAnsiTheme="majorBidi" w:cstheme="majorBidi"/>
          <w:color w:val="000000" w:themeColor="text1"/>
          <w:sz w:val="24"/>
          <w:szCs w:val="24"/>
        </w:rPr>
        <w:t xml:space="preserve"> San Louis Obispo Country, precipitation in the monument ranges from 15 cm in southeast to 25 cm in the northwest. </w:t>
      </w:r>
      <w:r w:rsidR="003C2EE3" w:rsidRPr="00503C06">
        <w:rPr>
          <w:rFonts w:asciiTheme="majorBidi" w:hAnsiTheme="majorBidi" w:cstheme="majorBidi"/>
          <w:color w:val="000000" w:themeColor="text1"/>
          <w:sz w:val="24"/>
          <w:szCs w:val="24"/>
        </w:rPr>
        <w:t xml:space="preserve">The shrub species of the region are important as they are beneficial to animals </w:t>
      </w:r>
      <w:r w:rsidR="003C2EE3" w:rsidRPr="00503C06">
        <w:rPr>
          <w:rFonts w:asciiTheme="majorBidi" w:hAnsiTheme="majorBidi" w:cstheme="majorBidi"/>
          <w:color w:val="000000" w:themeColor="text1"/>
          <w:sz w:val="24"/>
          <w:szCs w:val="24"/>
        </w:rPr>
        <w:fldChar w:fldCharType="begin"/>
      </w:r>
      <w:r w:rsidR="003C2EE3" w:rsidRPr="00503C06">
        <w:rPr>
          <w:rFonts w:asciiTheme="majorBidi" w:hAnsiTheme="majorBidi" w:cstheme="majorBidi"/>
          <w:color w:val="000000" w:themeColor="text1"/>
          <w:sz w:val="24"/>
          <w:szCs w:val="24"/>
        </w:rPr>
        <w:instrText xml:space="preserve"> ADDIN ZOTERO_ITEM CSL_CITATION {"citationID":"asjTJKcI","properties":{"formattedCitation":"(Lortie, Filazzola, and Sotomayor 2016)","plainCitation":"(Lortie, Filazzola, and Sotomayor 2016)","noteIndex":0},"citationItems":[{"id":81,"uris":["http://zotero.org/users/local/tCrvyoCs/items/7PZQ4Z9H"],"uri":["http://zotero.org/users/local/tCrvyoCs/items/7PZQ4Z9H"],"itemData":{"id":81,"type":"article-journal","title":"Functional assessment of animal interactions with shrub-facilitation complexes: a formal synthesis and conceptual framework","container-title":"Functional Ecology","page":"41-51","volume":"30","issue":"1","source":"CrossRef","DOI":"10.1111/1365-2435.12530","ISSN":"02698463","shortTitle":"Functional assessment of animal interactions with shrub-facilitation complexes","language":"en","author":[{"family":"Lortie","given":"Christopher J."},{"family":"Filazzola","given":"Alessandro"},{"family":"Sotomayor","given":"Diego A."}],"editor":[{"family":"Michalet","given":"Richard"}],"issued":{"date-parts":[["2016",1]]}}}],"schema":"https://github.com/citation-style-language/schema/raw/master/csl-citation.json"} </w:instrText>
      </w:r>
      <w:r w:rsidR="003C2EE3" w:rsidRPr="00503C06">
        <w:rPr>
          <w:rFonts w:asciiTheme="majorBidi" w:hAnsiTheme="majorBidi" w:cstheme="majorBidi"/>
          <w:color w:val="000000" w:themeColor="text1"/>
          <w:sz w:val="24"/>
          <w:szCs w:val="24"/>
        </w:rPr>
        <w:fldChar w:fldCharType="separate"/>
      </w:r>
      <w:r w:rsidR="003C2EE3" w:rsidRPr="00503C06">
        <w:rPr>
          <w:rFonts w:asciiTheme="majorBidi" w:hAnsiTheme="majorBidi" w:cstheme="majorBidi"/>
          <w:color w:val="000000" w:themeColor="text1"/>
          <w:sz w:val="24"/>
          <w:szCs w:val="24"/>
        </w:rPr>
        <w:t>(Lortie et al. 2016)</w:t>
      </w:r>
      <w:r w:rsidR="003C2EE3" w:rsidRPr="00503C06">
        <w:rPr>
          <w:rFonts w:asciiTheme="majorBidi" w:hAnsiTheme="majorBidi" w:cstheme="majorBidi"/>
          <w:color w:val="000000" w:themeColor="text1"/>
          <w:sz w:val="24"/>
          <w:szCs w:val="24"/>
        </w:rPr>
        <w:fldChar w:fldCharType="end"/>
      </w:r>
      <w:r w:rsidR="003C2EE3" w:rsidRPr="00503C06">
        <w:rPr>
          <w:rFonts w:asciiTheme="majorBidi" w:hAnsiTheme="majorBidi" w:cstheme="majorBidi"/>
          <w:color w:val="000000" w:themeColor="text1"/>
          <w:sz w:val="24"/>
          <w:szCs w:val="24"/>
        </w:rPr>
        <w:t xml:space="preserve">. In addition, the dominant shrub species are </w:t>
      </w:r>
      <w:r w:rsidR="003C2EE3" w:rsidRPr="00503C06">
        <w:rPr>
          <w:rFonts w:asciiTheme="majorBidi" w:hAnsiTheme="majorBidi" w:cstheme="majorBidi"/>
          <w:i/>
          <w:iCs/>
          <w:color w:val="000000" w:themeColor="text1"/>
          <w:sz w:val="24"/>
          <w:szCs w:val="24"/>
        </w:rPr>
        <w:t xml:space="preserve">Ephedra </w:t>
      </w:r>
      <w:proofErr w:type="spellStart"/>
      <w:r w:rsidR="003C2EE3" w:rsidRPr="00503C06">
        <w:rPr>
          <w:rFonts w:asciiTheme="majorBidi" w:hAnsiTheme="majorBidi" w:cstheme="majorBidi"/>
          <w:i/>
          <w:iCs/>
          <w:color w:val="000000" w:themeColor="text1"/>
          <w:sz w:val="24"/>
          <w:szCs w:val="24"/>
        </w:rPr>
        <w:t>californica</w:t>
      </w:r>
      <w:proofErr w:type="spellEnd"/>
      <w:r w:rsidR="003C2EE3" w:rsidRPr="00503C06">
        <w:rPr>
          <w:rFonts w:asciiTheme="majorBidi" w:hAnsiTheme="majorBidi" w:cstheme="majorBidi"/>
          <w:color w:val="000000" w:themeColor="text1"/>
          <w:sz w:val="24"/>
          <w:szCs w:val="24"/>
        </w:rPr>
        <w:t xml:space="preserve">, commonly known as Mormon tea and </w:t>
      </w:r>
      <w:proofErr w:type="spellStart"/>
      <w:r w:rsidR="003C2EE3" w:rsidRPr="00503C06">
        <w:rPr>
          <w:rFonts w:asciiTheme="majorBidi" w:hAnsiTheme="majorBidi" w:cstheme="majorBidi"/>
          <w:i/>
          <w:iCs/>
          <w:color w:val="000000" w:themeColor="text1"/>
          <w:sz w:val="24"/>
          <w:szCs w:val="24"/>
        </w:rPr>
        <w:t>Atriplex</w:t>
      </w:r>
      <w:proofErr w:type="spellEnd"/>
      <w:r w:rsidR="003C2EE3" w:rsidRPr="00503C06">
        <w:rPr>
          <w:rFonts w:asciiTheme="majorBidi" w:hAnsiTheme="majorBidi" w:cstheme="majorBidi"/>
          <w:i/>
          <w:iCs/>
          <w:color w:val="000000" w:themeColor="text1"/>
          <w:sz w:val="24"/>
          <w:szCs w:val="24"/>
        </w:rPr>
        <w:t xml:space="preserve"> </w:t>
      </w:r>
      <w:proofErr w:type="spellStart"/>
      <w:r w:rsidR="003C2EE3" w:rsidRPr="00503C06">
        <w:rPr>
          <w:rFonts w:asciiTheme="majorBidi" w:hAnsiTheme="majorBidi" w:cstheme="majorBidi"/>
          <w:i/>
          <w:iCs/>
          <w:color w:val="000000" w:themeColor="text1"/>
          <w:sz w:val="24"/>
          <w:szCs w:val="24"/>
        </w:rPr>
        <w:t>polycarpa</w:t>
      </w:r>
      <w:proofErr w:type="spellEnd"/>
      <w:r w:rsidR="003C2EE3" w:rsidRPr="00503C06">
        <w:rPr>
          <w:rFonts w:asciiTheme="majorBidi" w:hAnsiTheme="majorBidi" w:cstheme="majorBidi"/>
          <w:color w:val="000000" w:themeColor="text1"/>
          <w:sz w:val="24"/>
          <w:szCs w:val="24"/>
        </w:rPr>
        <w:t xml:space="preserve">, known as saltbush </w:t>
      </w:r>
      <w:r w:rsidRPr="00503C06">
        <w:rPr>
          <w:rFonts w:asciiTheme="majorBidi" w:hAnsiTheme="majorBidi" w:cstheme="majorBidi"/>
          <w:color w:val="000000" w:themeColor="text1"/>
          <w:sz w:val="24"/>
          <w:szCs w:val="24"/>
        </w:rPr>
        <w:fldChar w:fldCharType="begin"/>
      </w:r>
      <w:r w:rsidRPr="00503C06">
        <w:rPr>
          <w:rFonts w:asciiTheme="majorBidi" w:hAnsiTheme="majorBidi" w:cstheme="majorBidi"/>
          <w:color w:val="000000" w:themeColor="text1"/>
          <w:sz w:val="24"/>
          <w:szCs w:val="24"/>
        </w:rPr>
        <w:instrText xml:space="preserve"> ADDIN ZOTERO_ITEM CSL_CITATION {"citationID":"wGTRpEo3","properties":{"formattedCitation":"(Deborah Stout et al. n.d.)","plainCitation":"(Deborah Stout et al. n.d.)","noteIndex":0},"citationItems":[{"id":82,"uris":["http://zotero.org/users/local/tCrvyoCs/items/F5XFN3YS"],"uri":["http://zotero.org/users/local/tCrvyoCs/items/F5XFN3YS"],"itemData":{"id":82,"type":"report","title":"Vegetation mapping and accuracy assessment report for Carrizo Plain National Monument. California Native Plants Society.","URL":"https://www.cnps.org/cnps/vegetation/pdf/carrizomapping_rpt2013.pdf.","author":[{"literal":"Deborah Stout"},{"literal":"Jennifer Buck-Diaz"},{"literal":"Sara Taylor"},{"literal":"Julie M. Evens"}],"accessed":{"date-parts":[["2018",3,22]]}}}],"schema":"https://github.com/citation-style-language/schema/raw/master/csl-citation.json"} </w:instrText>
      </w:r>
      <w:r w:rsidRPr="00503C06">
        <w:rPr>
          <w:rFonts w:asciiTheme="majorBidi" w:hAnsiTheme="majorBidi" w:cstheme="majorBidi"/>
          <w:color w:val="000000" w:themeColor="text1"/>
          <w:sz w:val="24"/>
          <w:szCs w:val="24"/>
        </w:rPr>
        <w:fldChar w:fldCharType="separate"/>
      </w:r>
      <w:r w:rsidRPr="00503C06">
        <w:rPr>
          <w:rFonts w:asciiTheme="majorBidi" w:hAnsiTheme="majorBidi" w:cstheme="majorBidi"/>
          <w:color w:val="000000" w:themeColor="text1"/>
          <w:sz w:val="24"/>
          <w:szCs w:val="24"/>
        </w:rPr>
        <w:t>(Deborah Stout et al. 2014)</w:t>
      </w:r>
      <w:r w:rsidRPr="00503C06">
        <w:rPr>
          <w:rFonts w:asciiTheme="majorBidi" w:hAnsiTheme="majorBidi" w:cstheme="majorBidi"/>
          <w:color w:val="000000" w:themeColor="text1"/>
          <w:sz w:val="24"/>
          <w:szCs w:val="24"/>
        </w:rPr>
        <w:fldChar w:fldCharType="end"/>
      </w:r>
      <w:r w:rsidRPr="00503C06">
        <w:rPr>
          <w:rFonts w:asciiTheme="majorBidi" w:hAnsiTheme="majorBidi" w:cstheme="majorBidi"/>
          <w:color w:val="000000" w:themeColor="text1"/>
          <w:sz w:val="24"/>
          <w:szCs w:val="24"/>
        </w:rPr>
        <w:t xml:space="preserve">. </w:t>
      </w:r>
      <w:ins w:id="99" w:author="zenrunner" w:date="2018-04-04T16:08:00Z">
        <w:r w:rsidR="006932DD">
          <w:rPr>
            <w:rFonts w:asciiTheme="majorBidi" w:hAnsiTheme="majorBidi" w:cstheme="majorBidi"/>
            <w:color w:val="000000" w:themeColor="text1"/>
            <w:sz w:val="24"/>
            <w:szCs w:val="24"/>
          </w:rPr>
          <w:t xml:space="preserve">The species </w:t>
        </w:r>
      </w:ins>
    </w:p>
    <w:p w14:paraId="29CD29A5" w14:textId="7543DD3D" w:rsidR="00260E01" w:rsidRPr="00503C06" w:rsidRDefault="00260E01" w:rsidP="007D7632">
      <w:pPr>
        <w:shd w:val="clear" w:color="auto" w:fill="FFFFFF"/>
        <w:spacing w:after="0" w:line="480" w:lineRule="auto"/>
        <w:jc w:val="both"/>
        <w:rPr>
          <w:rFonts w:asciiTheme="majorBidi" w:hAnsiTheme="majorBidi" w:cstheme="majorBidi"/>
          <w:color w:val="000000" w:themeColor="text1"/>
          <w:sz w:val="24"/>
          <w:szCs w:val="24"/>
        </w:rPr>
      </w:pPr>
      <w:del w:id="100" w:author="zenrunner" w:date="2018-04-04T16:07:00Z">
        <w:r w:rsidRPr="00503C06" w:rsidDel="006932DD">
          <w:rPr>
            <w:rFonts w:asciiTheme="majorBidi" w:hAnsiTheme="majorBidi" w:cstheme="majorBidi"/>
            <w:color w:val="000000" w:themeColor="text1"/>
            <w:sz w:val="24"/>
            <w:szCs w:val="24"/>
          </w:rPr>
          <w:delText xml:space="preserve">                    </w:delText>
        </w:r>
      </w:del>
      <w:r w:rsidRPr="00503C06">
        <w:rPr>
          <w:rFonts w:asciiTheme="majorBidi" w:hAnsiTheme="majorBidi" w:cstheme="majorBidi"/>
          <w:i/>
          <w:iCs/>
          <w:color w:val="000000" w:themeColor="text1"/>
          <w:sz w:val="24"/>
          <w:szCs w:val="24"/>
        </w:rPr>
        <w:t xml:space="preserve">E. </w:t>
      </w:r>
      <w:proofErr w:type="spellStart"/>
      <w:proofErr w:type="gramStart"/>
      <w:r w:rsidRPr="00503C06">
        <w:rPr>
          <w:rFonts w:asciiTheme="majorBidi" w:hAnsiTheme="majorBidi" w:cstheme="majorBidi"/>
          <w:i/>
          <w:iCs/>
          <w:color w:val="000000" w:themeColor="text1"/>
          <w:sz w:val="24"/>
          <w:szCs w:val="24"/>
        </w:rPr>
        <w:t>californica</w:t>
      </w:r>
      <w:proofErr w:type="spellEnd"/>
      <w:proofErr w:type="gramEnd"/>
      <w:r w:rsidRPr="00503C06">
        <w:rPr>
          <w:rFonts w:asciiTheme="majorBidi" w:hAnsiTheme="majorBidi" w:cstheme="majorBidi"/>
          <w:i/>
          <w:iCs/>
          <w:color w:val="000000" w:themeColor="text1"/>
          <w:sz w:val="24"/>
          <w:szCs w:val="24"/>
        </w:rPr>
        <w:t xml:space="preserve"> </w:t>
      </w:r>
      <w:r w:rsidR="00D41C7B" w:rsidRPr="00503C06">
        <w:rPr>
          <w:rFonts w:asciiTheme="majorBidi" w:hAnsiTheme="majorBidi" w:cstheme="majorBidi"/>
          <w:color w:val="000000" w:themeColor="text1"/>
          <w:sz w:val="24"/>
          <w:szCs w:val="24"/>
        </w:rPr>
        <w:t xml:space="preserve">is a slow-growing shrub which spreads colonially in hot deserts. It is </w:t>
      </w:r>
      <w:proofErr w:type="gramStart"/>
      <w:r w:rsidR="00D41C7B" w:rsidRPr="00503C06">
        <w:rPr>
          <w:rFonts w:asciiTheme="majorBidi" w:hAnsiTheme="majorBidi" w:cstheme="majorBidi"/>
          <w:color w:val="000000" w:themeColor="text1"/>
          <w:sz w:val="24"/>
          <w:szCs w:val="24"/>
        </w:rPr>
        <w:t>well-adapted</w:t>
      </w:r>
      <w:proofErr w:type="gramEnd"/>
      <w:r w:rsidR="00D41C7B" w:rsidRPr="00503C06">
        <w:rPr>
          <w:rFonts w:asciiTheme="majorBidi" w:hAnsiTheme="majorBidi" w:cstheme="majorBidi"/>
          <w:color w:val="000000" w:themeColor="text1"/>
          <w:sz w:val="24"/>
          <w:szCs w:val="24"/>
        </w:rPr>
        <w:t xml:space="preserve"> to alluvial substrate and shifting sand, generally growing in elevations of 200-1200 m. Although severe fires can kill the plant</w:t>
      </w:r>
      <w:r w:rsidR="008647DE">
        <w:rPr>
          <w:rFonts w:asciiTheme="majorBidi" w:hAnsiTheme="majorBidi" w:cstheme="majorBidi"/>
          <w:color w:val="000000" w:themeColor="text1"/>
          <w:sz w:val="24"/>
          <w:szCs w:val="24"/>
        </w:rPr>
        <w:t xml:space="preserve"> </w:t>
      </w:r>
      <w:r w:rsidR="008647DE">
        <w:rPr>
          <w:rFonts w:asciiTheme="majorBidi" w:hAnsiTheme="majorBidi" w:cstheme="majorBidi"/>
          <w:color w:val="000000" w:themeColor="text1"/>
          <w:sz w:val="24"/>
          <w:szCs w:val="24"/>
        </w:rPr>
        <w:fldChar w:fldCharType="begin"/>
      </w:r>
      <w:r w:rsidR="008647DE">
        <w:rPr>
          <w:rFonts w:asciiTheme="majorBidi" w:hAnsiTheme="majorBidi" w:cstheme="majorBidi"/>
          <w:color w:val="000000" w:themeColor="text1"/>
          <w:sz w:val="24"/>
          <w:szCs w:val="24"/>
        </w:rPr>
        <w:instrText xml:space="preserve"> ADDIN ZOTERO_ITEM CSL_CITATION {"citationID":"3NvK5wBA","properties":{"formattedCitation":"(Michelle D. Anderson 2004)","plainCitation":"(Michelle D. Anderson 2004)","noteIndex":0},"citationItems":[{"id":94,"uris":["http://zotero.org/users/local/tCrvyoCs/items/SNB6MBL7"],"uri":["http://zotero.org/users/local/tCrvyoCs/items/SNB6MBL7"],"itemData":{"id":94,"type":"report","title":"Ephedra nevadensis. In: Fire Effects Information System","publisher":"U.S. Department of Agriculture, Forest Service, Rocky Mountain Research Station, Fire Sciences Laboratory","URL":"https://www.fs.fed.us/database/feis/plants/shrub/ephnev/all.html","author":[{"literal":"Michelle D. Anderson"}],"issued":{"date-parts":[["2004"]]},"accessed":{"date-parts":[["2018",3,25]]}}}],"schema":"https://github.com/citation-style-language/schema/raw/master/csl-citation.json"} </w:instrText>
      </w:r>
      <w:r w:rsidR="008647DE">
        <w:rPr>
          <w:rFonts w:asciiTheme="majorBidi" w:hAnsiTheme="majorBidi" w:cstheme="majorBidi"/>
          <w:color w:val="000000" w:themeColor="text1"/>
          <w:sz w:val="24"/>
          <w:szCs w:val="24"/>
        </w:rPr>
        <w:fldChar w:fldCharType="separate"/>
      </w:r>
      <w:r w:rsidR="008647DE">
        <w:rPr>
          <w:rFonts w:ascii="Times New Roman" w:hAnsi="Times New Roman" w:cs="Times New Roman"/>
          <w:sz w:val="24"/>
        </w:rPr>
        <w:t>(</w:t>
      </w:r>
      <w:r w:rsidR="008647DE" w:rsidRPr="008647DE">
        <w:rPr>
          <w:rFonts w:ascii="Times New Roman" w:hAnsi="Times New Roman" w:cs="Times New Roman"/>
          <w:sz w:val="24"/>
        </w:rPr>
        <w:t>Anderson 2004)</w:t>
      </w:r>
      <w:r w:rsidR="008647DE">
        <w:rPr>
          <w:rFonts w:asciiTheme="majorBidi" w:hAnsiTheme="majorBidi" w:cstheme="majorBidi"/>
          <w:color w:val="000000" w:themeColor="text1"/>
          <w:sz w:val="24"/>
          <w:szCs w:val="24"/>
        </w:rPr>
        <w:fldChar w:fldCharType="end"/>
      </w:r>
      <w:r w:rsidR="00D41C7B" w:rsidRPr="00503C06">
        <w:rPr>
          <w:rFonts w:asciiTheme="majorBidi" w:hAnsiTheme="majorBidi" w:cstheme="majorBidi"/>
          <w:color w:val="000000" w:themeColor="text1"/>
          <w:sz w:val="24"/>
          <w:szCs w:val="24"/>
        </w:rPr>
        <w:t>, it is fairly resistant to moderate fires w</w:t>
      </w:r>
      <w:r w:rsidR="008647DE">
        <w:rPr>
          <w:rFonts w:asciiTheme="majorBidi" w:hAnsiTheme="majorBidi" w:cstheme="majorBidi"/>
          <w:color w:val="000000" w:themeColor="text1"/>
          <w:sz w:val="24"/>
          <w:szCs w:val="24"/>
        </w:rPr>
        <w:t>ith the ability to sprout.</w:t>
      </w:r>
    </w:p>
    <w:p w14:paraId="2690FFF4" w14:textId="77777777" w:rsidR="00DA3208" w:rsidRDefault="00DA3208" w:rsidP="006B2551">
      <w:pPr>
        <w:shd w:val="clear" w:color="auto" w:fill="FFFFFF"/>
        <w:spacing w:after="0" w:line="480" w:lineRule="auto"/>
        <w:jc w:val="both"/>
        <w:rPr>
          <w:ins w:id="101" w:author="zenrunner" w:date="2018-04-04T16:08:00Z"/>
          <w:rFonts w:asciiTheme="majorBidi" w:eastAsia="Times New Roman" w:hAnsiTheme="majorBidi" w:cstheme="majorBidi"/>
          <w:color w:val="000000" w:themeColor="text1"/>
          <w:sz w:val="24"/>
          <w:szCs w:val="24"/>
          <w:lang w:eastAsia="en-CA"/>
        </w:rPr>
      </w:pPr>
    </w:p>
    <w:p w14:paraId="3EC36EBE" w14:textId="644B26AE" w:rsidR="00D41C7B" w:rsidRPr="00503C06" w:rsidDel="006B2551" w:rsidRDefault="00DA3208" w:rsidP="006B2551">
      <w:pPr>
        <w:shd w:val="clear" w:color="auto" w:fill="FFFFFF"/>
        <w:spacing w:after="0" w:line="480" w:lineRule="auto"/>
        <w:jc w:val="both"/>
        <w:rPr>
          <w:del w:id="102" w:author="zenrunner" w:date="2018-04-04T16:08:00Z"/>
          <w:rFonts w:asciiTheme="majorBidi" w:eastAsia="Times New Roman" w:hAnsiTheme="majorBidi" w:cstheme="majorBidi"/>
          <w:color w:val="000000" w:themeColor="text1"/>
          <w:sz w:val="24"/>
          <w:szCs w:val="24"/>
          <w:lang w:eastAsia="en-CA"/>
        </w:rPr>
        <w:pPrChange w:id="103" w:author="zenrunner" w:date="2018-04-04T16:08:00Z">
          <w:pPr>
            <w:shd w:val="clear" w:color="auto" w:fill="FFFFFF"/>
            <w:spacing w:after="0" w:line="480" w:lineRule="auto"/>
            <w:jc w:val="both"/>
          </w:pPr>
        </w:pPrChange>
      </w:pPr>
      <w:ins w:id="104" w:author="zenrunner" w:date="2018-04-04T16:08:00Z">
        <w:r>
          <w:rPr>
            <w:rFonts w:asciiTheme="majorBidi" w:eastAsia="Times New Roman" w:hAnsiTheme="majorBidi" w:cstheme="majorBidi"/>
            <w:color w:val="000000" w:themeColor="text1"/>
            <w:sz w:val="24"/>
            <w:szCs w:val="24"/>
            <w:lang w:eastAsia="en-CA"/>
          </w:rPr>
          <w:t xml:space="preserve">Are you supposed to write like an essay or like a scientific paper? If like an essay, ignore me </w:t>
        </w:r>
        <w:r w:rsidRPr="00DA3208">
          <w:rPr>
            <w:rFonts w:asciiTheme="majorBidi" w:eastAsia="Times New Roman" w:hAnsiTheme="majorBidi" w:cstheme="majorBidi" w:hint="eastAsia"/>
            <w:color w:val="000000" w:themeColor="text1"/>
            <w:sz w:val="24"/>
            <w:szCs w:val="24"/>
            <w:lang w:eastAsia="en-CA"/>
          </w:rPr>
          <w:sym w:font="Wingdings" w:char="F04A"/>
        </w:r>
        <w:r>
          <w:rPr>
            <w:rFonts w:asciiTheme="majorBidi" w:eastAsia="Times New Roman" w:hAnsiTheme="majorBidi" w:cstheme="majorBidi"/>
            <w:color w:val="000000" w:themeColor="text1"/>
            <w:sz w:val="24"/>
            <w:szCs w:val="24"/>
            <w:lang w:eastAsia="en-CA"/>
          </w:rPr>
          <w:t xml:space="preserve"> if like a paper, </w:t>
        </w:r>
        <w:proofErr w:type="gramStart"/>
        <w:r>
          <w:rPr>
            <w:rFonts w:asciiTheme="majorBidi" w:eastAsia="Times New Roman" w:hAnsiTheme="majorBidi" w:cstheme="majorBidi"/>
            <w:color w:val="000000" w:themeColor="text1"/>
            <w:sz w:val="24"/>
            <w:szCs w:val="24"/>
            <w:lang w:eastAsia="en-CA"/>
          </w:rPr>
          <w:t>then</w:t>
        </w:r>
        <w:proofErr w:type="gramEnd"/>
        <w:r>
          <w:rPr>
            <w:rFonts w:asciiTheme="majorBidi" w:eastAsia="Times New Roman" w:hAnsiTheme="majorBidi" w:cstheme="majorBidi"/>
            <w:color w:val="000000" w:themeColor="text1"/>
            <w:sz w:val="24"/>
            <w:szCs w:val="24"/>
            <w:lang w:eastAsia="en-CA"/>
          </w:rPr>
          <w:t xml:space="preserve"> consider these revisions</w:t>
        </w:r>
      </w:ins>
      <w:del w:id="105" w:author="zenrunner" w:date="2018-04-04T16:08:00Z">
        <w:r w:rsidR="00D41C7B" w:rsidRPr="00503C06" w:rsidDel="006B2551">
          <w:rPr>
            <w:rFonts w:asciiTheme="majorBidi" w:hAnsiTheme="majorBidi" w:cstheme="majorBidi"/>
            <w:noProof/>
            <w:color w:val="000000" w:themeColor="text1"/>
            <w:sz w:val="24"/>
            <w:szCs w:val="24"/>
            <w:lang w:val="en-US"/>
          </w:rPr>
          <w:drawing>
            <wp:inline distT="0" distB="0" distL="0" distR="0" wp14:anchorId="3A44587F" wp14:editId="30877CE1">
              <wp:extent cx="4246192" cy="3028950"/>
              <wp:effectExtent l="0" t="0" r="2540" b="0"/>
              <wp:docPr id="5" name="Picture 5" descr="L'Ephédra en phytothé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phédra en phytothérap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3554" cy="3034202"/>
                      </a:xfrm>
                      <a:prstGeom prst="rect">
                        <a:avLst/>
                      </a:prstGeom>
                      <a:noFill/>
                      <a:ln>
                        <a:noFill/>
                      </a:ln>
                    </pic:spPr>
                  </pic:pic>
                </a:graphicData>
              </a:graphic>
            </wp:inline>
          </w:drawing>
        </w:r>
      </w:del>
    </w:p>
    <w:p w14:paraId="6A7C33A8" w14:textId="430EDECC" w:rsidR="00A20EF3" w:rsidRPr="008647DE" w:rsidRDefault="00FC4971" w:rsidP="006B2551">
      <w:pPr>
        <w:shd w:val="clear" w:color="auto" w:fill="FFFFFF"/>
        <w:spacing w:after="0" w:line="480" w:lineRule="auto"/>
        <w:jc w:val="both"/>
        <w:rPr>
          <w:rFonts w:asciiTheme="majorBidi" w:eastAsia="Times New Roman" w:hAnsiTheme="majorBidi" w:cstheme="majorBidi"/>
          <w:color w:val="000000" w:themeColor="text1"/>
          <w:sz w:val="24"/>
          <w:szCs w:val="24"/>
          <w:lang w:val="fr-FR" w:eastAsia="en-CA"/>
        </w:rPr>
      </w:pPr>
      <w:del w:id="106" w:author="zenrunner" w:date="2018-04-04T16:08:00Z">
        <w:r w:rsidDel="006B2551">
          <w:rPr>
            <w:rFonts w:asciiTheme="majorBidi" w:eastAsia="Times New Roman" w:hAnsiTheme="majorBidi" w:cstheme="majorBidi"/>
            <w:b/>
            <w:bCs/>
            <w:color w:val="000000" w:themeColor="text1"/>
            <w:sz w:val="24"/>
            <w:szCs w:val="24"/>
            <w:lang w:val="fr-FR" w:eastAsia="en-CA"/>
          </w:rPr>
          <w:delText>Figure 4</w:delText>
        </w:r>
        <w:r w:rsidR="00503C06" w:rsidRPr="008647DE" w:rsidDel="006B2551">
          <w:rPr>
            <w:rFonts w:asciiTheme="majorBidi" w:eastAsia="Times New Roman" w:hAnsiTheme="majorBidi" w:cstheme="majorBidi"/>
            <w:b/>
            <w:bCs/>
            <w:color w:val="000000" w:themeColor="text1"/>
            <w:sz w:val="24"/>
            <w:szCs w:val="24"/>
            <w:lang w:val="fr-FR" w:eastAsia="en-CA"/>
          </w:rPr>
          <w:delText xml:space="preserve">. </w:delText>
        </w:r>
        <w:r w:rsidR="00503C06" w:rsidRPr="008647DE" w:rsidDel="006B2551">
          <w:rPr>
            <w:rFonts w:asciiTheme="majorBidi" w:eastAsia="Times New Roman" w:hAnsiTheme="majorBidi" w:cstheme="majorBidi"/>
            <w:i/>
            <w:iCs/>
            <w:color w:val="000000" w:themeColor="text1"/>
            <w:sz w:val="24"/>
            <w:szCs w:val="24"/>
            <w:lang w:val="fr-FR" w:eastAsia="en-CA"/>
          </w:rPr>
          <w:delText>Ephedra californica</w:delText>
        </w:r>
        <w:r w:rsidR="00503C06" w:rsidRPr="008647DE" w:rsidDel="006B2551">
          <w:rPr>
            <w:rFonts w:asciiTheme="majorBidi" w:eastAsia="Times New Roman" w:hAnsiTheme="majorBidi" w:cstheme="majorBidi"/>
            <w:color w:val="000000" w:themeColor="text1"/>
            <w:sz w:val="24"/>
            <w:szCs w:val="24"/>
            <w:lang w:val="fr-FR" w:eastAsia="en-CA"/>
          </w:rPr>
          <w:delText xml:space="preserve"> buds (Guide Phytosanté http://www.guide-phytosante.org/minceur-nutrition/ephedra/ephedra-posologie.html)</w:delText>
        </w:r>
      </w:del>
    </w:p>
    <w:p w14:paraId="39D69C8F" w14:textId="77777777" w:rsidR="00B02CA9" w:rsidRPr="00B02CA9" w:rsidRDefault="00B02CA9" w:rsidP="00B02CA9">
      <w:pPr>
        <w:pStyle w:val="ListParagraph"/>
        <w:shd w:val="clear" w:color="auto" w:fill="FFFFFF"/>
        <w:spacing w:after="0" w:line="480" w:lineRule="auto"/>
        <w:ind w:left="357"/>
        <w:rPr>
          <w:rFonts w:ascii="Arial" w:eastAsia="Times New Roman" w:hAnsi="Arial" w:cs="Arial"/>
          <w:color w:val="333333"/>
          <w:sz w:val="21"/>
          <w:szCs w:val="21"/>
          <w:lang w:eastAsia="en-CA"/>
        </w:rPr>
      </w:pPr>
    </w:p>
    <w:p w14:paraId="7940DC55" w14:textId="41BE1321" w:rsidR="003747D9" w:rsidRPr="00E1383C" w:rsidRDefault="003747D9" w:rsidP="007D7632">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Pr>
          <w:rFonts w:asciiTheme="majorBidi" w:hAnsiTheme="majorBidi" w:cstheme="majorBidi"/>
          <w:b/>
          <w:bCs/>
          <w:sz w:val="24"/>
          <w:szCs w:val="24"/>
        </w:rPr>
        <w:t>Time of the day, circadian rhythm, and animal behaviour</w:t>
      </w:r>
      <w:ins w:id="107" w:author="zenrunner" w:date="2018-04-04T16:09:00Z">
        <w:r w:rsidR="00507ABD">
          <w:rPr>
            <w:rFonts w:asciiTheme="majorBidi" w:hAnsiTheme="majorBidi" w:cstheme="majorBidi"/>
            <w:b/>
            <w:bCs/>
            <w:sz w:val="24"/>
            <w:szCs w:val="24"/>
          </w:rPr>
          <w:t xml:space="preserve"> ok I guess but we do not really test here – again if essay this stuff is ok, if paper, then typically you only introduce what you directly test in this specific study</w:t>
        </w:r>
      </w:ins>
    </w:p>
    <w:p w14:paraId="4851A689" w14:textId="77777777" w:rsidR="003747D9"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The external light-dark cycles play a vital role as agent of the circadian peacemaker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{"citationID":"VcoZQEwa","properties":{"formattedCitation":"(Meijer and Rietveld 1989)","plainCitation":"(Meijer and Rietveld 1989)","noteIndex":0},"citationItems":[{"id":59,"uris":["http://zotero.org/users/local/tCrvyoCs/items/JUA6RNC3"],"uri":["http://zotero.org/users/local/tCrvyoCs/items/JUA6RNC3"],"itemData":{"id":59,"type":"article-journal","title":"Neurophysiology of the suprachiasmatic circadian pacemaker in rodents","container-title":"Physiological Reviews","page":"671-707","volume":"69","issue":"3","source":"CrossRef","DOI":"10.1152/physrev.1989.69.3.671","ISSN":"0031-9333, 1522-1210","language":"en","author":[{"family":"Meijer","given":"J. H."},{"family":"Rietveld","given":"W. J."}],"issued":{"date-parts":[["1989",7]]}}}],"schema":"https://github.com/citation-style-language/schema/raw/master/csl-citation.json"} </w:instrText>
      </w:r>
      <w:r>
        <w:rPr>
          <w:rFonts w:asciiTheme="majorBidi" w:hAnsiTheme="majorBidi" w:cstheme="majorBidi"/>
          <w:sz w:val="24"/>
          <w:szCs w:val="24"/>
        </w:rPr>
        <w:fldChar w:fldCharType="separate"/>
      </w:r>
      <w:r w:rsidRPr="00461450">
        <w:rPr>
          <w:rFonts w:ascii="Times New Roman" w:hAnsi="Times New Roman" w:cs="Times New Roman"/>
          <w:sz w:val="24"/>
        </w:rPr>
        <w:t>(Meijer and Rietveld 1989)</w:t>
      </w:r>
      <w:r>
        <w:rPr>
          <w:rFonts w:asciiTheme="majorBidi" w:hAnsiTheme="majorBidi" w:cstheme="majorBidi"/>
          <w:sz w:val="24"/>
          <w:szCs w:val="24"/>
        </w:rPr>
        <w:fldChar w:fldCharType="end"/>
      </w:r>
      <w:r>
        <w:rPr>
          <w:rFonts w:asciiTheme="majorBidi" w:hAnsiTheme="majorBidi" w:cstheme="majorBidi"/>
          <w:sz w:val="24"/>
          <w:szCs w:val="24"/>
        </w:rPr>
        <w:t xml:space="preserve">. Light effects on the circadian maker by intensity, duration, and at </w:t>
      </w:r>
      <w:r>
        <w:rPr>
          <w:rFonts w:asciiTheme="majorBidi" w:hAnsiTheme="majorBidi" w:cstheme="majorBidi"/>
          <w:sz w:val="24"/>
          <w:szCs w:val="24"/>
        </w:rPr>
        <w:lastRenderedPageBreak/>
        <w:t xml:space="preserve">the phase of the circadian rhythm when it’s applied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{"citationID":"d4JHnTnl","properties":{"formattedCitation":"(Meijer et al. 1996)","plainCitation":"(Meijer et al. 1996)","noteIndex":0},"citationItems":[{"id":60,"uris":["http://zotero.org/users/local/tCrvyoCs/items/I2FR6XEW"],"uri":["http://zotero.org/users/local/tCrvyoCs/items/I2FR6XEW"],"itemData":{"id":60,"type":"article-journal","title":"Circadian rhythm in light response in suprachiasmatic nucleus neurons of freely moving rats","container-title":"Brain Research","page":"352-355","volume":"741","issue":"1-2","source":"CrossRef","DOI":"10.1016/S0006-8993(96)01091-8","ISSN":"00068993","language":"en","author":[{"family":"Meijer","given":"J.H."},{"family":"Watanabe","given":"K."},{"family":"Détàri","given":"L."},{"family":"Schaap","given":"J."}],"issued":{"date-parts":[["1996",11]]}}}],"schema":"https://github.com/citation-style-language/schema/raw/master/csl-citation.json"} </w:instrText>
      </w:r>
      <w:r>
        <w:rPr>
          <w:rFonts w:asciiTheme="majorBidi" w:hAnsiTheme="majorBidi" w:cstheme="majorBidi"/>
          <w:sz w:val="24"/>
          <w:szCs w:val="24"/>
        </w:rPr>
        <w:fldChar w:fldCharType="separate"/>
      </w:r>
      <w:r w:rsidRPr="00404748">
        <w:rPr>
          <w:rFonts w:ascii="Times New Roman" w:hAnsi="Times New Roman" w:cs="Times New Roman"/>
          <w:sz w:val="24"/>
        </w:rPr>
        <w:t>(Meijer et al. 1996)</w:t>
      </w:r>
      <w:r>
        <w:rPr>
          <w:rFonts w:asciiTheme="majorBidi" w:hAnsiTheme="majorBidi" w:cstheme="majorBidi"/>
          <w:sz w:val="24"/>
          <w:szCs w:val="24"/>
        </w:rPr>
        <w:fldChar w:fldCharType="end"/>
      </w:r>
      <w:r>
        <w:rPr>
          <w:rFonts w:asciiTheme="majorBidi" w:hAnsiTheme="majorBidi" w:cstheme="majorBidi"/>
          <w:sz w:val="24"/>
          <w:szCs w:val="24"/>
        </w:rPr>
        <w:t xml:space="preserve">. Due to the fact that generally light intensity and duration is dictated by the time of the day or season, it could then be these factors greatly influences the circadian pacemaker. In addition, most animals are able to adapt their physiological functions to match their activity and development to the changing environmental conditions via evolved mechanism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{"citationID":"30N07MNf","properties":{"formattedCitation":"(Saunders 1974)","plainCitation":"(Saunders 1974)","noteIndex":0},"citationItems":[{"id":61,"uris":["http://zotero.org/users/local/tCrvyoCs/items/JGZD2SWN"],"uri":["http://zotero.org/users/local/tCrvyoCs/items/JGZD2SWN"],"itemData":{"id":61,"type":"chapter","title":"CIRCADIAN RYTHMS AND PHOTOPERIODISM IN INSECTS","container-title":"The Physiology of Insecta","publisher":"Elsevier","page":"461-533","source":"CrossRef","URL":"http://linkinghub.elsevier.com/retrieve/pii/B9780125916028500163","ISBN":"978-0-12-591602-8","note":"DOI: 10.1016/B978-0-12-591602-8.50016-3","language":"en","author":[{"family":"Saunders","given":"D.S."}],"issued":{"date-parts":[["1974"]]},"accessed":{"date-parts":[["2018",3,21]]}}}],"schema":"https://github.com/citation-style-language/schema/raw/master/csl-citation.json"}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(Saunders 1974)</w:t>
      </w:r>
      <w:r>
        <w:rPr>
          <w:rFonts w:asciiTheme="majorBidi" w:hAnsiTheme="majorBidi" w:cstheme="majorBidi"/>
          <w:sz w:val="24"/>
          <w:szCs w:val="24"/>
        </w:rPr>
        <w:fldChar w:fldCharType="end"/>
      </w:r>
      <w:r>
        <w:rPr>
          <w:rFonts w:asciiTheme="majorBidi" w:hAnsiTheme="majorBidi" w:cstheme="majorBidi"/>
          <w:sz w:val="24"/>
          <w:szCs w:val="24"/>
        </w:rPr>
        <w:t xml:space="preserve">. Many physiological and behavioural activities of animals are limited to specific time of the day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{"citationID":"9iU2b2m2","properties":{"formattedCitation":"(Sakai and Ishida 2001)","plainCitation":"(Sakai and Ishida 2001)","noteIndex":0},"citationItems":[{"id":62,"uris":["http://zotero.org/users/local/tCrvyoCs/items/IR8PRXDC"],"uri":["http://zotero.org/users/local/tCrvyoCs/items/IR8PRXDC"],"itemData":{"id":62,"type":"article-journal","title":"Circadian rhythms of female mating activity governed by clock genes in Drosophila","container-title":"Proceedings of the National Academy of Sciences","page":"9221-9225","volume":"98","issue":"16","source":"CrossRef","DOI":"10.1073/pnas.151443298","ISSN":"0027-8424, 1091-6490","language":"en","author":[{"family":"Sakai","given":"T."},{"family":"Ishida","given":"N."}],"issued":{"date-parts":[["2001",7,31]]}}}],"schema":"https://github.com/citation-style-language/schema/raw/master/csl-citation.json"} </w:instrText>
      </w:r>
      <w:r>
        <w:rPr>
          <w:rFonts w:asciiTheme="majorBidi" w:hAnsiTheme="majorBidi" w:cstheme="majorBidi"/>
          <w:sz w:val="24"/>
          <w:szCs w:val="24"/>
        </w:rPr>
        <w:fldChar w:fldCharType="separate"/>
      </w:r>
      <w:r w:rsidRPr="00AE497D">
        <w:rPr>
          <w:rFonts w:ascii="Times New Roman" w:hAnsi="Times New Roman" w:cs="Times New Roman"/>
          <w:sz w:val="24"/>
        </w:rPr>
        <w:t>(Sakai and Ishida 2001)</w:t>
      </w:r>
      <w:r>
        <w:rPr>
          <w:rFonts w:asciiTheme="majorBidi" w:hAnsiTheme="majorBidi" w:cstheme="majorBidi"/>
          <w:sz w:val="24"/>
          <w:szCs w:val="24"/>
        </w:rPr>
        <w:fldChar w:fldCharType="end"/>
      </w:r>
      <w:r>
        <w:rPr>
          <w:rFonts w:asciiTheme="majorBidi" w:hAnsiTheme="majorBidi" w:cstheme="majorBidi"/>
          <w:sz w:val="24"/>
          <w:szCs w:val="24"/>
        </w:rPr>
        <w:t xml:space="preserve">. Such behaviours include mating and food intake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{"citationID":"cKim6D3m","properties":{"formattedCitation":"(Morimoto, Arisue, and Yamamura 1977)","plainCitation":"(Morimoto, Arisue, and Yamamura 1977)","noteIndex":0},"citationItems":[{"id":63,"uris":["http://zotero.org/users/local/tCrvyoCs/items/BFBZCX5M"],"uri":["http://zotero.org/users/local/tCrvyoCs/items/BFBZCX5M"],"itemData":{"id":63,"type":"article-journal","title":"Relationship between Circadian Rhythm of Food Intake and that of Plasma Corticosterone and Effect of Food Restriction on Circadian Adrenocortical Rhythm in the Rat","container-title":"Neuroendocrinology","page":"212-222","volume":"23","issue":"4","source":"CrossRef","DOI":"10.1159/000122669","ISSN":"1423-0194, 0028-3835","language":"en","author":[{"family":"Morimoto","given":"Y."},{"family":"Arisue","given":"K."},{"family":"Yamamura","given":"Y."}],"issued":{"date-parts":[["1977"]]}}}],"schema":"https://github.com/citation-style-language/schema/raw/master/csl-citation.json"} </w:instrText>
      </w:r>
      <w:r>
        <w:rPr>
          <w:rFonts w:asciiTheme="majorBidi" w:hAnsiTheme="majorBidi" w:cstheme="majorBidi"/>
          <w:sz w:val="24"/>
          <w:szCs w:val="24"/>
        </w:rPr>
        <w:fldChar w:fldCharType="separate"/>
      </w:r>
      <w:r>
        <w:rPr>
          <w:rFonts w:ascii="Times New Roman" w:hAnsi="Times New Roman" w:cs="Times New Roman"/>
          <w:sz w:val="24"/>
        </w:rPr>
        <w:t xml:space="preserve">(Morimoto et al. </w:t>
      </w:r>
      <w:r w:rsidRPr="0027749B">
        <w:rPr>
          <w:rFonts w:ascii="Times New Roman" w:hAnsi="Times New Roman" w:cs="Times New Roman"/>
          <w:sz w:val="24"/>
        </w:rPr>
        <w:t>1977)</w:t>
      </w:r>
      <w:r>
        <w:rPr>
          <w:rFonts w:asciiTheme="majorBidi" w:hAnsiTheme="majorBidi" w:cstheme="majorBidi"/>
          <w:sz w:val="24"/>
          <w:szCs w:val="24"/>
        </w:rPr>
        <w:fldChar w:fldCharType="end"/>
      </w:r>
      <w:r>
        <w:rPr>
          <w:rFonts w:asciiTheme="majorBidi" w:hAnsiTheme="majorBidi" w:cstheme="majorBidi"/>
          <w:sz w:val="24"/>
          <w:szCs w:val="24"/>
        </w:rPr>
        <w:t xml:space="preserve">. Additionally, activity level, defined as the proportion of the time an animal is active, can serve as a behavioural indicator of energetics, forging effort, and exposure to risk </w:t>
      </w:r>
      <w:r>
        <w:rPr>
          <w:rFonts w:asciiTheme="majorBidi" w:hAnsiTheme="majorBidi" w:cstheme="majorBidi"/>
          <w:sz w:val="24"/>
          <w:szCs w:val="24"/>
        </w:rPr>
        <w:fldChar w:fldCharType="begin"/>
      </w:r>
      <w:r>
        <w:rPr>
          <w:rFonts w:asciiTheme="majorBidi" w:hAnsiTheme="majorBidi" w:cstheme="majorBidi"/>
          <w:sz w:val="24"/>
          <w:szCs w:val="24"/>
        </w:rPr>
        <w:instrText xml:space="preserve"> ADDIN ZOTERO_ITEM CSL_CITATION {"citationID":"yuMRarMS","properties":{"formattedCitation":"(Rowcliffe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Pr>
          <w:rFonts w:asciiTheme="majorBidi" w:hAnsiTheme="majorBidi" w:cstheme="majorBidi"/>
          <w:sz w:val="24"/>
          <w:szCs w:val="24"/>
        </w:rPr>
        <w:fldChar w:fldCharType="separate"/>
      </w:r>
      <w:r w:rsidRPr="00DB1FFC">
        <w:rPr>
          <w:rFonts w:ascii="Times New Roman" w:hAnsi="Times New Roman" w:cs="Times New Roman"/>
          <w:sz w:val="24"/>
        </w:rPr>
        <w:t>(Rowcliffe et al. 2014)</w:t>
      </w:r>
      <w:r>
        <w:rPr>
          <w:rFonts w:asciiTheme="majorBidi" w:hAnsiTheme="majorBidi" w:cstheme="majorBidi"/>
          <w:sz w:val="24"/>
          <w:szCs w:val="24"/>
        </w:rPr>
        <w:fldChar w:fldCharType="end"/>
      </w:r>
      <w:r>
        <w:rPr>
          <w:rFonts w:asciiTheme="majorBidi" w:hAnsiTheme="majorBidi" w:cstheme="majorBidi"/>
          <w:sz w:val="24"/>
          <w:szCs w:val="24"/>
        </w:rPr>
        <w:t xml:space="preserve">. Activity level can be estimated using camera trap via time-of-detection data. Thus, it could be said that the circadian </w:t>
      </w:r>
      <w:proofErr w:type="gramStart"/>
      <w:r>
        <w:rPr>
          <w:rFonts w:asciiTheme="majorBidi" w:hAnsiTheme="majorBidi" w:cstheme="majorBidi"/>
          <w:sz w:val="24"/>
          <w:szCs w:val="24"/>
        </w:rPr>
        <w:t>rhythm of animals influence</w:t>
      </w:r>
      <w:proofErr w:type="gramEnd"/>
      <w:r>
        <w:rPr>
          <w:rFonts w:asciiTheme="majorBidi" w:hAnsiTheme="majorBidi" w:cstheme="majorBidi"/>
          <w:sz w:val="24"/>
          <w:szCs w:val="24"/>
        </w:rPr>
        <w:t xml:space="preserve"> their various behavioural activities which directly impacts the probability of detection by camera traps. </w:t>
      </w:r>
    </w:p>
    <w:p w14:paraId="7F6EA0C5" w14:textId="77777777" w:rsidR="00CE5B68" w:rsidRDefault="00CE5B68" w:rsidP="007D7632">
      <w:pPr>
        <w:pStyle w:val="ListParagraph"/>
        <w:shd w:val="clear" w:color="auto" w:fill="FFFFFF"/>
        <w:spacing w:after="0" w:line="480" w:lineRule="auto"/>
        <w:ind w:left="0"/>
        <w:jc w:val="both"/>
        <w:rPr>
          <w:rFonts w:asciiTheme="majorBidi" w:hAnsiTheme="majorBidi" w:cstheme="majorBidi"/>
          <w:sz w:val="24"/>
          <w:szCs w:val="24"/>
        </w:rPr>
      </w:pPr>
    </w:p>
    <w:p w14:paraId="521A9EF3" w14:textId="77777777" w:rsidR="003747D9"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r>
        <w:rPr>
          <w:noProof/>
          <w:lang w:val="en-US"/>
        </w:rPr>
        <w:drawing>
          <wp:anchor distT="0" distB="0" distL="114300" distR="114300" simplePos="0" relativeHeight="251665408" behindDoc="0" locked="0" layoutInCell="1" allowOverlap="1" wp14:anchorId="0DC85DC1" wp14:editId="5AC17061">
            <wp:simplePos x="0" y="0"/>
            <wp:positionH relativeFrom="margin">
              <wp:posOffset>-635</wp:posOffset>
            </wp:positionH>
            <wp:positionV relativeFrom="paragraph">
              <wp:posOffset>8003</wp:posOffset>
            </wp:positionV>
            <wp:extent cx="4873625" cy="3295015"/>
            <wp:effectExtent l="0" t="0" r="317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5678" t="18847" r="26555" b="11680"/>
                    <a:stretch/>
                  </pic:blipFill>
                  <pic:spPr bwMode="auto">
                    <a:xfrm>
                      <a:off x="0" y="0"/>
                      <a:ext cx="4873625" cy="329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50B401" w14:textId="77777777" w:rsidR="003747D9" w:rsidRPr="00DB1FFC" w:rsidRDefault="003747D9" w:rsidP="007D7632">
      <w:pPr>
        <w:pStyle w:val="ListParagraph"/>
        <w:shd w:val="clear" w:color="auto" w:fill="FFFFFF"/>
        <w:spacing w:after="0" w:line="480" w:lineRule="auto"/>
        <w:ind w:left="0"/>
        <w:jc w:val="both"/>
        <w:rPr>
          <w:rFonts w:asciiTheme="majorBidi" w:hAnsiTheme="majorBidi" w:cstheme="majorBidi"/>
          <w:sz w:val="24"/>
          <w:szCs w:val="24"/>
        </w:rPr>
      </w:pPr>
    </w:p>
    <w:p w14:paraId="4D168180" w14:textId="77777777" w:rsidR="003747D9" w:rsidRPr="00160389" w:rsidRDefault="003747D9"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p>
    <w:p w14:paraId="7372DDFE" w14:textId="77777777" w:rsidR="003747D9" w:rsidRPr="003A3DAB" w:rsidRDefault="003747D9" w:rsidP="007D7632">
      <w:pPr>
        <w:pStyle w:val="ListParagraph"/>
        <w:shd w:val="clear" w:color="auto" w:fill="FFFFFF"/>
        <w:spacing w:after="0" w:line="480" w:lineRule="auto"/>
        <w:ind w:left="360"/>
        <w:jc w:val="both"/>
        <w:rPr>
          <w:rFonts w:ascii="Arial" w:eastAsia="Times New Roman" w:hAnsi="Arial" w:cs="Arial"/>
          <w:color w:val="333333"/>
          <w:sz w:val="21"/>
          <w:szCs w:val="21"/>
          <w:lang w:eastAsia="en-CA"/>
        </w:rPr>
      </w:pPr>
    </w:p>
    <w:p w14:paraId="18BB58F4"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66504FE5"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3215FA6E"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10351991"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60228DB7"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28A38E9B"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25A2A415" w14:textId="77777777" w:rsidR="003747D9" w:rsidRDefault="003747D9" w:rsidP="007D7632">
      <w:pPr>
        <w:shd w:val="clear" w:color="auto" w:fill="FFFFFF"/>
        <w:spacing w:after="0" w:line="480" w:lineRule="auto"/>
        <w:rPr>
          <w:rFonts w:ascii="Arial" w:eastAsia="Times New Roman" w:hAnsi="Arial" w:cs="Arial"/>
          <w:color w:val="333333"/>
          <w:sz w:val="21"/>
          <w:szCs w:val="21"/>
          <w:lang w:eastAsia="en-CA"/>
        </w:rPr>
      </w:pPr>
    </w:p>
    <w:p w14:paraId="6B7D6FF3" w14:textId="77777777" w:rsidR="003747D9" w:rsidRDefault="00FC4971" w:rsidP="007D7632">
      <w:pPr>
        <w:shd w:val="clear" w:color="auto" w:fill="FFFFFF"/>
        <w:spacing w:after="0" w:line="480" w:lineRule="auto"/>
        <w:rPr>
          <w:rFonts w:asciiTheme="majorBidi" w:hAnsiTheme="majorBidi" w:cstheme="majorBidi"/>
          <w:color w:val="000000" w:themeColor="text1"/>
          <w:sz w:val="24"/>
          <w:szCs w:val="24"/>
        </w:rPr>
      </w:pPr>
      <w:r>
        <w:rPr>
          <w:rFonts w:asciiTheme="majorBidi" w:eastAsia="Times New Roman" w:hAnsiTheme="majorBidi" w:cstheme="majorBidi"/>
          <w:b/>
          <w:bCs/>
          <w:color w:val="000000" w:themeColor="text1"/>
          <w:sz w:val="24"/>
          <w:szCs w:val="24"/>
          <w:lang w:eastAsia="en-CA"/>
        </w:rPr>
        <w:lastRenderedPageBreak/>
        <w:t>Figure 5</w:t>
      </w:r>
      <w:r w:rsidR="003747D9" w:rsidRPr="003A63F8">
        <w:rPr>
          <w:rFonts w:asciiTheme="majorBidi" w:eastAsia="Times New Roman" w:hAnsiTheme="majorBidi" w:cstheme="majorBidi"/>
          <w:b/>
          <w:bCs/>
          <w:color w:val="000000" w:themeColor="text1"/>
          <w:sz w:val="24"/>
          <w:szCs w:val="24"/>
          <w:lang w:eastAsia="en-CA"/>
        </w:rPr>
        <w:t xml:space="preserve">. </w:t>
      </w:r>
      <w:proofErr w:type="gramStart"/>
      <w:r w:rsidR="003747D9" w:rsidRPr="003A63F8">
        <w:rPr>
          <w:rFonts w:asciiTheme="majorBidi" w:eastAsia="Times New Roman" w:hAnsiTheme="majorBidi" w:cstheme="majorBidi"/>
          <w:color w:val="000000" w:themeColor="text1"/>
          <w:sz w:val="24"/>
          <w:szCs w:val="24"/>
          <w:lang w:eastAsia="en-CA"/>
        </w:rPr>
        <w:t>Pattern of relative activity over the day.</w:t>
      </w:r>
      <w:proofErr w:type="gramEnd"/>
      <w:r w:rsidR="003747D9" w:rsidRPr="003A63F8">
        <w:rPr>
          <w:rFonts w:asciiTheme="majorBidi" w:eastAsia="Times New Roman" w:hAnsiTheme="majorBidi" w:cstheme="majorBidi"/>
          <w:color w:val="000000" w:themeColor="text1"/>
          <w:sz w:val="24"/>
          <w:szCs w:val="24"/>
          <w:lang w:eastAsia="en-CA"/>
        </w:rPr>
        <w:t xml:space="preserve"> Shaded region is proportional to the total amount of time allocated to activity </w:t>
      </w:r>
      <w:r w:rsidR="003747D9" w:rsidRPr="003A63F8">
        <w:rPr>
          <w:rFonts w:asciiTheme="majorBidi" w:hAnsiTheme="majorBidi" w:cstheme="majorBidi"/>
          <w:color w:val="000000" w:themeColor="text1"/>
          <w:sz w:val="24"/>
          <w:szCs w:val="24"/>
        </w:rPr>
        <w:fldChar w:fldCharType="begin"/>
      </w:r>
      <w:r w:rsidR="003747D9">
        <w:rPr>
          <w:rFonts w:asciiTheme="majorBidi" w:hAnsiTheme="majorBidi" w:cstheme="majorBidi"/>
          <w:color w:val="000000" w:themeColor="text1"/>
          <w:sz w:val="24"/>
          <w:szCs w:val="24"/>
        </w:rPr>
        <w:instrText xml:space="preserve"> ADDIN ZOTERO_ITEM CSL_CITATION {"citationID":"LxC98tnu","properties":{"formattedCitation":"(Rowcliffe et al. 2014)","plainCitation":"(Rowcliffe et al. 2014)","noteIndex":0},"citationItems":[{"id":64,"uris":["http://zotero.org/users/local/tCrvyoCs/items/ZRX66S6I"],"uri":["http://zotero.org/users/local/tCrvyoCs/items/ZRX66S6I"],"itemData":{"id":64,"type":"article-journal","title":"Quantifying levels of animal activity using camera trap data","container-title":"Methods in Ecology and Evolution","page":"1170-1179","volume":"5","issue":"11","source":"CrossRef","DOI":"10.1111/2041-210X.12278","ISSN":"2041210X","language":"en","author":[{"family":"Rowcliffe","given":"J. Marcus"},{"family":"Kays","given":"Roland"},{"family":"Kranstauber","given":"Bart"},{"family":"Carbone","given":"Chris"},{"family":"Jansen","given":"Patrick A."}],"editor":[{"family":"Fisher","given":"Diana"}],"issued":{"date-parts":[["2014",11]]}}}],"schema":"https://github.com/citation-style-language/schema/raw/master/csl-citation.json"} </w:instrText>
      </w:r>
      <w:r w:rsidR="003747D9" w:rsidRPr="003A63F8">
        <w:rPr>
          <w:rFonts w:asciiTheme="majorBidi" w:hAnsiTheme="majorBidi" w:cstheme="majorBidi"/>
          <w:color w:val="000000" w:themeColor="text1"/>
          <w:sz w:val="24"/>
          <w:szCs w:val="24"/>
        </w:rPr>
        <w:fldChar w:fldCharType="separate"/>
      </w:r>
      <w:r w:rsidR="003747D9" w:rsidRPr="003A63F8">
        <w:rPr>
          <w:rFonts w:ascii="Times New Roman" w:hAnsi="Times New Roman" w:cs="Times New Roman"/>
          <w:color w:val="000000" w:themeColor="text1"/>
          <w:sz w:val="24"/>
        </w:rPr>
        <w:t>(Rowcliffe et al. 2014)</w:t>
      </w:r>
      <w:r w:rsidR="003747D9" w:rsidRPr="003A63F8">
        <w:rPr>
          <w:rFonts w:asciiTheme="majorBidi" w:hAnsiTheme="majorBidi" w:cstheme="majorBidi"/>
          <w:color w:val="000000" w:themeColor="text1"/>
          <w:sz w:val="24"/>
          <w:szCs w:val="24"/>
        </w:rPr>
        <w:fldChar w:fldCharType="end"/>
      </w:r>
      <w:r w:rsidR="003747D9" w:rsidRPr="003A63F8">
        <w:rPr>
          <w:rFonts w:asciiTheme="majorBidi" w:hAnsiTheme="majorBidi" w:cstheme="majorBidi"/>
          <w:color w:val="000000" w:themeColor="text1"/>
          <w:sz w:val="24"/>
          <w:szCs w:val="24"/>
        </w:rPr>
        <w:t>.</w:t>
      </w:r>
    </w:p>
    <w:p w14:paraId="463CB191" w14:textId="26958939" w:rsidR="003747D9" w:rsidRPr="00503C06" w:rsidRDefault="003747D9" w:rsidP="007D7632">
      <w:pPr>
        <w:pStyle w:val="ListParagraph"/>
        <w:numPr>
          <w:ilvl w:val="0"/>
          <w:numId w:val="4"/>
        </w:numPr>
        <w:shd w:val="clear" w:color="auto" w:fill="FFFFFF"/>
        <w:spacing w:after="0" w:line="480" w:lineRule="auto"/>
        <w:ind w:left="357" w:hanging="357"/>
        <w:rPr>
          <w:rFonts w:ascii="Arial" w:eastAsia="Times New Roman" w:hAnsi="Arial" w:cs="Arial"/>
          <w:color w:val="333333"/>
          <w:sz w:val="21"/>
          <w:szCs w:val="21"/>
          <w:lang w:eastAsia="en-CA"/>
        </w:rPr>
      </w:pPr>
      <w:r w:rsidRPr="00503C06">
        <w:rPr>
          <w:rFonts w:asciiTheme="majorBidi" w:hAnsiTheme="majorBidi" w:cstheme="majorBidi"/>
          <w:b/>
          <w:bCs/>
          <w:sz w:val="24"/>
          <w:szCs w:val="24"/>
        </w:rPr>
        <w:t>Influence of season on habitat selection</w:t>
      </w:r>
      <w:ins w:id="108" w:author="zenrunner" w:date="2018-04-04T16:14:00Z">
        <w:r w:rsidR="0065539E">
          <w:rPr>
            <w:rFonts w:asciiTheme="majorBidi" w:hAnsiTheme="majorBidi" w:cstheme="majorBidi"/>
            <w:b/>
            <w:bCs/>
            <w:sz w:val="24"/>
            <w:szCs w:val="24"/>
          </w:rPr>
          <w:t xml:space="preserve"> </w:t>
        </w:r>
        <w:proofErr w:type="gramStart"/>
        <w:r w:rsidR="0065539E">
          <w:rPr>
            <w:rFonts w:asciiTheme="majorBidi" w:hAnsiTheme="majorBidi" w:cstheme="majorBidi"/>
            <w:b/>
            <w:bCs/>
            <w:sz w:val="24"/>
            <w:szCs w:val="24"/>
          </w:rPr>
          <w:t>same</w:t>
        </w:r>
        <w:proofErr w:type="gramEnd"/>
        <w:r w:rsidR="0065539E">
          <w:rPr>
            <w:rFonts w:asciiTheme="majorBidi" w:hAnsiTheme="majorBidi" w:cstheme="majorBidi"/>
            <w:b/>
            <w:bCs/>
            <w:sz w:val="24"/>
            <w:szCs w:val="24"/>
          </w:rPr>
          <w:t xml:space="preserve"> – do not test season.  </w:t>
        </w:r>
      </w:ins>
    </w:p>
    <w:p w14:paraId="2174DDEC" w14:textId="77777777" w:rsidR="003747D9" w:rsidRDefault="005B4FF5" w:rsidP="007D7632">
      <w:pPr>
        <w:shd w:val="clear" w:color="auto" w:fill="FFFFFF"/>
        <w:spacing w:after="0" w:line="480" w:lineRule="auto"/>
        <w:jc w:val="both"/>
        <w:rPr>
          <w:ins w:id="109" w:author="zenrunner" w:date="2018-04-04T16:09:00Z"/>
          <w:rFonts w:asciiTheme="majorBidi" w:eastAsia="Times New Roman" w:hAnsiTheme="majorBidi" w:cstheme="majorBidi"/>
          <w:color w:val="000000" w:themeColor="text1"/>
          <w:sz w:val="24"/>
          <w:szCs w:val="24"/>
          <w:lang w:eastAsia="en-CA"/>
        </w:rPr>
      </w:pPr>
      <w:r>
        <w:rPr>
          <w:rFonts w:ascii="Arial" w:eastAsia="Times New Roman" w:hAnsi="Arial" w:cs="Arial"/>
          <w:color w:val="333333"/>
          <w:sz w:val="21"/>
          <w:szCs w:val="21"/>
          <w:lang w:eastAsia="en-CA"/>
        </w:rPr>
        <w:t xml:space="preserve">                   </w:t>
      </w:r>
      <w:r w:rsidR="003747D9">
        <w:rPr>
          <w:rFonts w:ascii="Arial" w:eastAsia="Times New Roman" w:hAnsi="Arial" w:cs="Arial"/>
          <w:color w:val="333333"/>
          <w:sz w:val="21"/>
          <w:szCs w:val="21"/>
          <w:lang w:eastAsia="en-CA"/>
        </w:rPr>
        <w:t xml:space="preserve"> </w:t>
      </w:r>
      <w:r w:rsidR="003747D9" w:rsidRPr="00634C1B">
        <w:rPr>
          <w:rFonts w:asciiTheme="majorBidi" w:eastAsia="Times New Roman" w:hAnsiTheme="majorBidi" w:cstheme="majorBidi"/>
          <w:color w:val="000000" w:themeColor="text1"/>
          <w:sz w:val="24"/>
          <w:szCs w:val="24"/>
          <w:lang w:eastAsia="en-CA"/>
        </w:rPr>
        <w:t xml:space="preserve">Vegetation commonly occurs in mosaic of patches which affects the distribution of the herbivores that prefers the particular type of vegetation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{"citationID":"kdKUxldd","properties":{"formattedCitation":"(Cromsigt, Joris P. G. M. and Han, Olff 2006)","plainCitation":"(Cromsigt, Joris P. G. M. and Han, Olff 2006)","noteIndex":0},"citationItems":[{"id":54,"uris":["http://zotero.org/users/local/tCrvyoCs/items/SZEJAMFW"],"uri":["http://zotero.org/users/local/tCrvyoCs/items/SZEJAMFW"],"itemData":{"id":54,"type":"article-journal","title":"Resource Partitioning among Savanna Grazers Mediated by Local Heterogeneity: An Experimental Approach","volume":"87","issue":"6","author":[{"literal":"Cromsigt, Joris P. G. M."},{"literal":"Han, Olff"}],"issued":{"date-parts":[["2006"]]}}}],"schema":"https://github.com/citation-style-language/schema/raw/master/csl-citation.json"}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(Cromsigt and Olff 2006)</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A</w:t>
      </w:r>
      <w:r w:rsidR="003747D9" w:rsidRPr="00634C1B">
        <w:rPr>
          <w:rFonts w:asciiTheme="majorBidi" w:eastAsia="Times New Roman" w:hAnsiTheme="majorBidi" w:cstheme="majorBidi"/>
          <w:color w:val="000000" w:themeColor="text1"/>
          <w:sz w:val="24"/>
          <w:szCs w:val="24"/>
          <w:lang w:eastAsia="en-CA"/>
        </w:rPr>
        <w:t xml:space="preserve"> study conducted by </w:t>
      </w:r>
      <w:r w:rsidR="003747D9" w:rsidRPr="00634C1B">
        <w:rPr>
          <w:rFonts w:asciiTheme="majorBidi" w:eastAsia="Times New Roman" w:hAnsiTheme="majorBidi" w:cstheme="majorBidi"/>
          <w:color w:val="000000" w:themeColor="text1"/>
          <w:sz w:val="24"/>
          <w:szCs w:val="24"/>
          <w:lang w:eastAsia="en-CA"/>
        </w:rPr>
        <w:fldChar w:fldCharType="begin"/>
      </w:r>
      <w:r w:rsidR="003747D9" w:rsidRPr="00634C1B">
        <w:rPr>
          <w:rFonts w:asciiTheme="majorBidi" w:eastAsia="Times New Roman" w:hAnsiTheme="majorBidi" w:cstheme="majorBidi"/>
          <w:color w:val="000000" w:themeColor="text1"/>
          <w:sz w:val="24"/>
          <w:szCs w:val="24"/>
          <w:lang w:eastAsia="en-CA"/>
        </w:rPr>
        <w:instrText xml:space="preserve"> ADDIN ZOTERO_ITEM CSL_CITATION {"citationID":"NmhD4kd2","properties":{"formattedCitation":"(Bukombe et al. 2018)","plainCitation":"(Bukombe et al. 2018)","noteIndex":0},"citationItems":[{"id":56,"uris":["http://zotero.org/users/local/tCrvyoCs/items/7842IMCG"],"uri":["http://zotero.org/users/local/tCrvyoCs/items/7842IMCG"],"itemData":{"id":56,"type":"article-journal","title":"Resource selection, utilization and seasons influence spatial distribution of ungulates in the western Serengeti National Park","container-title":"African Journal of Ecology","page":"3-11","volume":"56","issue":"1","source":"CrossRef","DOI":"10.1111/aje.12410","ISSN":"01416707","language":"en","author":[{"family":"Bukombe","given":"John"},{"family":"Kittle","given":"Andrew"},{"family":"Senzota","given":"Ramadhan"},{"family":"Mduma","given":"Simon"},{"family":"Fryxell","given":"John"},{"family":"Sinclair","given":"Anthony R.E."}],"issued":{"date-parts":[["2018",3]]}}}],"schema":"https://github.com/citation-style-language/schema/raw/master/csl-citation.json"} </w:instrText>
      </w:r>
      <w:r w:rsidR="003747D9" w:rsidRPr="00634C1B">
        <w:rPr>
          <w:rFonts w:asciiTheme="majorBidi" w:eastAsia="Times New Roman" w:hAnsiTheme="majorBidi" w:cstheme="majorBidi"/>
          <w:color w:val="000000" w:themeColor="text1"/>
          <w:sz w:val="24"/>
          <w:szCs w:val="24"/>
          <w:lang w:eastAsia="en-CA"/>
        </w:rPr>
        <w:fldChar w:fldCharType="separate"/>
      </w:r>
      <w:r w:rsidR="003747D9" w:rsidRPr="00634C1B">
        <w:rPr>
          <w:rFonts w:ascii="Times New Roman" w:hAnsi="Times New Roman" w:cs="Times New Roman"/>
          <w:color w:val="000000" w:themeColor="text1"/>
          <w:sz w:val="24"/>
        </w:rPr>
        <w:t>Bukombe et al. (2018)</w:t>
      </w:r>
      <w:r w:rsidR="003747D9" w:rsidRPr="00634C1B">
        <w:rPr>
          <w:rFonts w:asciiTheme="majorBidi" w:eastAsia="Times New Roman" w:hAnsiTheme="majorBidi" w:cstheme="majorBidi"/>
          <w:color w:val="000000" w:themeColor="text1"/>
          <w:sz w:val="24"/>
          <w:szCs w:val="24"/>
          <w:lang w:eastAsia="en-CA"/>
        </w:rPr>
        <w:fldChar w:fldCharType="end"/>
      </w:r>
      <w:r w:rsidR="003747D9" w:rsidRPr="00634C1B">
        <w:rPr>
          <w:rFonts w:asciiTheme="majorBidi" w:eastAsia="Times New Roman" w:hAnsiTheme="majorBidi" w:cstheme="majorBidi"/>
          <w:color w:val="000000" w:themeColor="text1"/>
          <w:sz w:val="24"/>
          <w:szCs w:val="24"/>
          <w:lang w:eastAsia="en-CA"/>
        </w:rPr>
        <w:t xml:space="preserve"> examining the di</w:t>
      </w:r>
      <w:r w:rsidR="003747D9">
        <w:rPr>
          <w:rFonts w:asciiTheme="majorBidi" w:eastAsia="Times New Roman" w:hAnsiTheme="majorBidi" w:cstheme="majorBidi"/>
          <w:color w:val="000000" w:themeColor="text1"/>
          <w:sz w:val="24"/>
          <w:szCs w:val="24"/>
          <w:lang w:eastAsia="en-CA"/>
        </w:rPr>
        <w:t>stribution of ungulates</w:t>
      </w:r>
      <w:r w:rsidR="003747D9" w:rsidRPr="00634C1B">
        <w:rPr>
          <w:rFonts w:asciiTheme="majorBidi" w:eastAsia="Times New Roman" w:hAnsiTheme="majorBidi" w:cstheme="majorBidi"/>
          <w:color w:val="000000" w:themeColor="text1"/>
          <w:sz w:val="24"/>
          <w:szCs w:val="24"/>
          <w:lang w:eastAsia="en-CA"/>
        </w:rPr>
        <w:t xml:space="preserve"> </w:t>
      </w:r>
      <w:r w:rsidR="003747D9">
        <w:rPr>
          <w:rFonts w:asciiTheme="majorBidi" w:eastAsia="Times New Roman" w:hAnsiTheme="majorBidi" w:cstheme="majorBidi"/>
          <w:color w:val="000000" w:themeColor="text1"/>
          <w:sz w:val="24"/>
          <w:szCs w:val="24"/>
          <w:lang w:eastAsia="en-CA"/>
        </w:rPr>
        <w:t xml:space="preserve">across woodland, grassland and bush grassland </w:t>
      </w:r>
      <w:r w:rsidR="003747D9" w:rsidRPr="00634C1B">
        <w:rPr>
          <w:rFonts w:asciiTheme="majorBidi" w:eastAsia="Times New Roman" w:hAnsiTheme="majorBidi" w:cstheme="majorBidi"/>
          <w:color w:val="000000" w:themeColor="text1"/>
          <w:sz w:val="24"/>
          <w:szCs w:val="24"/>
          <w:lang w:eastAsia="en-CA"/>
        </w:rPr>
        <w:t xml:space="preserve">found that habitat selection in dry and wet season differed between species and each species changed its selection between seasons in varying ways. </w:t>
      </w:r>
      <w:r w:rsidR="003747D9">
        <w:rPr>
          <w:rFonts w:asciiTheme="majorBidi" w:eastAsia="Times New Roman" w:hAnsiTheme="majorBidi" w:cstheme="majorBidi"/>
          <w:color w:val="000000" w:themeColor="text1"/>
          <w:sz w:val="24"/>
          <w:szCs w:val="24"/>
          <w:lang w:eastAsia="en-CA"/>
        </w:rPr>
        <w:t xml:space="preserve">This change in vegetation selection in dry and wet seasons could not be explained by predator limitation; a </w:t>
      </w:r>
      <w:proofErr w:type="gramStart"/>
      <w:r w:rsidR="003747D9">
        <w:rPr>
          <w:rFonts w:asciiTheme="majorBidi" w:eastAsia="Times New Roman" w:hAnsiTheme="majorBidi" w:cstheme="majorBidi"/>
          <w:color w:val="000000" w:themeColor="text1"/>
          <w:sz w:val="24"/>
          <w:szCs w:val="24"/>
          <w:lang w:eastAsia="en-CA"/>
        </w:rPr>
        <w:t>hypothesis which states that if predators limit herbivore abundance, then resources are not the limiting factor, competition</w:t>
      </w:r>
      <w:proofErr w:type="gramEnd"/>
      <w:r w:rsidR="003747D9">
        <w:rPr>
          <w:rFonts w:asciiTheme="majorBidi" w:eastAsia="Times New Roman" w:hAnsiTheme="majorBidi" w:cstheme="majorBidi"/>
          <w:color w:val="000000" w:themeColor="text1"/>
          <w:sz w:val="24"/>
          <w:szCs w:val="24"/>
          <w:lang w:eastAsia="en-CA"/>
        </w:rPr>
        <w:t xml:space="preserve"> will be weak and there habitat selection will not be significantly different between seasons. Shifts in seasonal selection could be due be explained by fluctuations in forge abundance </w:t>
      </w:r>
      <w:r w:rsidR="003747D9">
        <w:rPr>
          <w:rFonts w:asciiTheme="majorBidi" w:eastAsia="Times New Roman" w:hAnsiTheme="majorBidi" w:cstheme="majorBidi"/>
          <w:color w:val="000000" w:themeColor="text1"/>
          <w:sz w:val="24"/>
          <w:szCs w:val="24"/>
          <w:lang w:eastAsia="en-CA"/>
        </w:rPr>
        <w:fldChar w:fldCharType="begin"/>
      </w:r>
      <w:r w:rsidR="003747D9">
        <w:rPr>
          <w:rFonts w:asciiTheme="majorBidi" w:eastAsia="Times New Roman" w:hAnsiTheme="majorBidi" w:cstheme="majorBidi"/>
          <w:color w:val="000000" w:themeColor="text1"/>
          <w:sz w:val="24"/>
          <w:szCs w:val="24"/>
          <w:lang w:eastAsia="en-CA"/>
        </w:rPr>
        <w:instrText xml:space="preserve"> ADDIN ZOTERO_ITEM CSL_CITATION {"citationID":"jlglOkAY","properties":{"formattedCitation":"(Sinclair and Arcese 1995)","plainCitation":"(Sinclair and Arcese 1995)","noteIndex":0},"citationItems":[{"id":57,"uris":["http://zotero.org/users/local/tCrvyoCs/items/ZS5MKPLA"],"uri":["http://zotero.org/users/local/tCrvyoCs/items/ZS5MKPLA"],"itemData":{"id":57,"type":"article-journal","title":"Population Consequences of Predation-Sensitive Foraging: The Serengeti Wildebeest","container-title":"Ecology","page":"882-891","volume":"76","issue":"3","source":"CrossRef","DOI":"10.2307/1939353","ISSN":"00129658","shortTitle":"Population Consequences of Predation-Sensitive Foraging","language":"en","author":[{"family":"Sinclair","given":"A. R. E."},{"family":"Arcese","given":"P."}],"issued":{"date-parts":[["1995",4]]}}}],"schema":"https://github.com/citation-style-language/schema/raw/master/csl-citation.json"} </w:instrText>
      </w:r>
      <w:r w:rsidR="003747D9">
        <w:rPr>
          <w:rFonts w:asciiTheme="majorBidi" w:eastAsia="Times New Roman" w:hAnsiTheme="majorBidi" w:cstheme="majorBidi"/>
          <w:color w:val="000000" w:themeColor="text1"/>
          <w:sz w:val="24"/>
          <w:szCs w:val="24"/>
          <w:lang w:eastAsia="en-CA"/>
        </w:rPr>
        <w:fldChar w:fldCharType="separate"/>
      </w:r>
      <w:r w:rsidR="003747D9" w:rsidRPr="00FF726C">
        <w:rPr>
          <w:rFonts w:ascii="Times New Roman" w:hAnsi="Times New Roman" w:cs="Times New Roman"/>
          <w:sz w:val="24"/>
        </w:rPr>
        <w:t>(Sinclair and Arcese 1995)</w:t>
      </w:r>
      <w:r w:rsidR="003747D9">
        <w:rPr>
          <w:rFonts w:asciiTheme="majorBidi" w:eastAsia="Times New Roman" w:hAnsiTheme="majorBidi" w:cstheme="majorBidi"/>
          <w:color w:val="000000" w:themeColor="text1"/>
          <w:sz w:val="24"/>
          <w:szCs w:val="24"/>
          <w:lang w:eastAsia="en-CA"/>
        </w:rPr>
        <w:fldChar w:fldCharType="end"/>
      </w:r>
      <w:r w:rsidR="003747D9">
        <w:rPr>
          <w:rFonts w:asciiTheme="majorBidi" w:eastAsia="Times New Roman" w:hAnsiTheme="majorBidi" w:cstheme="majorBidi"/>
          <w:color w:val="000000" w:themeColor="text1"/>
          <w:sz w:val="24"/>
          <w:szCs w:val="24"/>
          <w:lang w:eastAsia="en-CA"/>
        </w:rPr>
        <w:t xml:space="preserve">, forge quality in relation to species functional </w:t>
      </w:r>
      <w:r w:rsidR="003747D9" w:rsidRPr="00F42C19">
        <w:rPr>
          <w:rFonts w:asciiTheme="majorBidi" w:eastAsia="Times New Roman" w:hAnsiTheme="majorBidi" w:cstheme="majorBidi"/>
          <w:color w:val="000000" w:themeColor="text1"/>
          <w:sz w:val="24"/>
          <w:szCs w:val="24"/>
          <w:lang w:eastAsia="en-CA"/>
        </w:rPr>
        <w:t xml:space="preserve">differences </w:t>
      </w:r>
      <w:r w:rsidR="003747D9" w:rsidRPr="00F42C19">
        <w:rPr>
          <w:rFonts w:asciiTheme="majorBidi" w:eastAsia="Times New Roman" w:hAnsiTheme="majorBidi" w:cstheme="majorBidi"/>
          <w:color w:val="000000" w:themeColor="text1"/>
          <w:sz w:val="24"/>
          <w:szCs w:val="24"/>
          <w:lang w:eastAsia="en-CA"/>
        </w:rPr>
        <w:fldChar w:fldCharType="begin"/>
      </w:r>
      <w:r w:rsidR="003747D9" w:rsidRPr="00F42C19">
        <w:rPr>
          <w:rFonts w:asciiTheme="majorBidi" w:eastAsia="Times New Roman" w:hAnsiTheme="majorBidi" w:cstheme="majorBidi"/>
          <w:color w:val="000000" w:themeColor="text1"/>
          <w:sz w:val="24"/>
          <w:szCs w:val="24"/>
          <w:lang w:eastAsia="en-CA"/>
        </w:rPr>
        <w:instrText xml:space="preserve"> ADDIN ZOTERO_ITEM CSL_CITATION {"citationID":"QbAQMC6z","properties":{"formattedCitation":"(Hopcraft et al. 2012)","plainCitation":"(Hopcraft et al. 2012)","noteIndex":0},"citationItems":[{"id":58,"uris":["http://zotero.org/users/local/tCrvyoCs/items/5C22NY62"],"uri":["http://zotero.org/users/local/tCrvyoCs/items/5C22NY62"],"itemData":{"id":58,"type":"article-journal","title":"Body size and the division of niche space: food and predation differentially shape the distribution of Serengeti grazers: Body size and the division of niche space","container-title":"Journal of Animal Ecology","page":"201-213","volume":"81","issue":"1","source":"CrossRef","DOI":"10.1111/j.1365-2656.2011.01885.x","ISSN":"00218790","shortTitle":"Body size and the division of niche space","language":"en","author":[{"family":"Hopcraft","given":"J. Grant C."},{"family":"Anderson","given":"T. Michael"},{"family":"Pérez-Vila","given":"Saleta"},{"family":"Mayemba","given":"Emilian"},{"family":"Olff","given":"Han"}],"issued":{"date-parts":[["2012",1]]}}}],"schema":"https://github.com/citation-style-language/schema/raw/master/csl-citation.json"} </w:instrText>
      </w:r>
      <w:r w:rsidR="003747D9" w:rsidRPr="00F42C19">
        <w:rPr>
          <w:rFonts w:asciiTheme="majorBidi" w:eastAsia="Times New Roman" w:hAnsiTheme="majorBidi" w:cstheme="majorBidi"/>
          <w:color w:val="000000" w:themeColor="text1"/>
          <w:sz w:val="24"/>
          <w:szCs w:val="24"/>
          <w:lang w:eastAsia="en-CA"/>
        </w:rPr>
        <w:fldChar w:fldCharType="separate"/>
      </w:r>
      <w:r w:rsidR="003747D9" w:rsidRPr="00F42C19">
        <w:rPr>
          <w:rFonts w:ascii="Times New Roman" w:hAnsi="Times New Roman" w:cs="Times New Roman"/>
          <w:color w:val="000000" w:themeColor="text1"/>
          <w:sz w:val="24"/>
        </w:rPr>
        <w:t>(Hopcraft et al. 2012)</w:t>
      </w:r>
      <w:r w:rsidR="003747D9" w:rsidRPr="00F42C19">
        <w:rPr>
          <w:rFonts w:asciiTheme="majorBidi" w:eastAsia="Times New Roman" w:hAnsiTheme="majorBidi" w:cstheme="majorBidi"/>
          <w:color w:val="000000" w:themeColor="text1"/>
          <w:sz w:val="24"/>
          <w:szCs w:val="24"/>
          <w:lang w:eastAsia="en-CA"/>
        </w:rPr>
        <w:fldChar w:fldCharType="end"/>
      </w:r>
      <w:r w:rsidR="003747D9" w:rsidRPr="00F42C19">
        <w:rPr>
          <w:rFonts w:asciiTheme="majorBidi" w:eastAsia="Times New Roman" w:hAnsiTheme="majorBidi" w:cstheme="majorBidi"/>
          <w:color w:val="000000" w:themeColor="text1"/>
          <w:sz w:val="24"/>
          <w:szCs w:val="24"/>
          <w:lang w:eastAsia="en-CA"/>
        </w:rPr>
        <w:t xml:space="preserve">, and predation. </w:t>
      </w:r>
    </w:p>
    <w:p w14:paraId="686F5C77" w14:textId="77777777" w:rsidR="00507ABD" w:rsidRDefault="00507ABD"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p>
    <w:p w14:paraId="1B725CD6" w14:textId="51BE18B0" w:rsidR="00C523CF" w:rsidRPr="00EE68EB" w:rsidRDefault="00C523CF" w:rsidP="007D7632">
      <w:pPr>
        <w:pStyle w:val="ListParagraph"/>
        <w:numPr>
          <w:ilvl w:val="0"/>
          <w:numId w:val="4"/>
        </w:numPr>
        <w:spacing w:after="0" w:line="480" w:lineRule="auto"/>
        <w:jc w:val="both"/>
        <w:rPr>
          <w:rFonts w:asciiTheme="majorBidi" w:hAnsiTheme="majorBidi" w:cstheme="majorBidi"/>
          <w:b/>
          <w:bCs/>
          <w:sz w:val="24"/>
          <w:szCs w:val="24"/>
        </w:rPr>
      </w:pPr>
      <w:r>
        <w:rPr>
          <w:rFonts w:asciiTheme="majorBidi" w:hAnsiTheme="majorBidi" w:cstheme="majorBidi"/>
          <w:b/>
          <w:bCs/>
          <w:sz w:val="24"/>
          <w:szCs w:val="24"/>
        </w:rPr>
        <w:t xml:space="preserve">Cover characteristics and </w:t>
      </w:r>
      <w:r w:rsidRPr="00EE68EB">
        <w:rPr>
          <w:rFonts w:asciiTheme="majorBidi" w:hAnsiTheme="majorBidi" w:cstheme="majorBidi"/>
          <w:b/>
          <w:bCs/>
          <w:sz w:val="24"/>
          <w:szCs w:val="24"/>
        </w:rPr>
        <w:t xml:space="preserve">animal movement </w:t>
      </w:r>
      <w:ins w:id="110" w:author="zenrunner" w:date="2018-04-04T16:14:00Z">
        <w:r w:rsidR="0065539E">
          <w:rPr>
            <w:rFonts w:asciiTheme="majorBidi" w:hAnsiTheme="majorBidi" w:cstheme="majorBidi"/>
            <w:b/>
            <w:bCs/>
            <w:sz w:val="24"/>
            <w:szCs w:val="24"/>
          </w:rPr>
          <w:t>YES we do test this.</w:t>
        </w:r>
      </w:ins>
    </w:p>
    <w:p w14:paraId="0D6036C4" w14:textId="6FE7D997" w:rsidR="00C523CF" w:rsidRDefault="00C523CF" w:rsidP="007D7632">
      <w:pPr>
        <w:spacing w:after="0" w:line="480" w:lineRule="auto"/>
        <w:jc w:val="both"/>
        <w:rPr>
          <w:rFonts w:asciiTheme="majorBidi" w:hAnsiTheme="majorBidi" w:cstheme="majorBidi"/>
          <w:sz w:val="24"/>
          <w:szCs w:val="24"/>
          <w:shd w:val="clear" w:color="auto" w:fill="FFFFFF"/>
        </w:rPr>
      </w:pPr>
      <w:r w:rsidRPr="000927B5">
        <w:rPr>
          <w:shd w:val="clear" w:color="auto" w:fill="FFFFFF"/>
        </w:rPr>
        <w:t xml:space="preserve">                    </w:t>
      </w:r>
      <w:r w:rsidR="003218A9">
        <w:rPr>
          <w:shd w:val="clear" w:color="auto" w:fill="FFFFFF"/>
        </w:rPr>
        <w:t xml:space="preserve"> </w:t>
      </w:r>
      <w:r w:rsidRPr="000927B5">
        <w:rPr>
          <w:rFonts w:asciiTheme="majorBidi" w:hAnsiTheme="majorBidi" w:cstheme="majorBidi"/>
          <w:sz w:val="24"/>
          <w:szCs w:val="24"/>
          <w:shd w:val="clear" w:color="auto" w:fill="FFFFFF"/>
        </w:rPr>
        <w:t>Alongside the landscape’s topography and the types of road</w:t>
      </w:r>
      <w:r>
        <w:rPr>
          <w:rFonts w:asciiTheme="majorBidi" w:hAnsiTheme="majorBidi" w:cstheme="majorBidi"/>
          <w:sz w:val="24"/>
          <w:szCs w:val="24"/>
          <w:shd w:val="clear" w:color="auto" w:fill="FFFFFF"/>
        </w:rPr>
        <w:t xml:space="preserve"> present</w:t>
      </w:r>
      <w:r w:rsidRPr="000927B5">
        <w:rPr>
          <w:rFonts w:asciiTheme="majorBidi" w:hAnsiTheme="majorBidi" w:cstheme="majorBidi"/>
          <w:sz w:val="24"/>
          <w:szCs w:val="24"/>
          <w:shd w:val="clear" w:color="auto" w:fill="FFFFFF"/>
        </w:rPr>
        <w:t xml:space="preserve">, a study by </w:t>
      </w:r>
      <w:r>
        <w:rPr>
          <w:rFonts w:asciiTheme="majorBidi" w:hAnsiTheme="majorBidi" w:cstheme="majorBidi"/>
          <w:sz w:val="24"/>
          <w:szCs w:val="24"/>
          <w:shd w:val="clear" w:color="auto" w:fill="FFFFFF"/>
        </w:rPr>
        <w:t xml:space="preserve">done by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{"citationID":"LoWxXYWD","properties":{"formattedCitation":"(Dickson, Jenness, and Beier 2005)","plainCitation":"(Dickson, Jenness, and Beier 2005)","noteIndex":0},"citationItems":[{"id":34,"uris":["http://zotero.org/users/local/tCrvyoCs/items/4HQ9BAXA"],"uri":["http://zotero.org/users/local/tCrvyoCs/items/4HQ9BAXA"],"itemData":{"id":34,"type":"article-journal","title":"INFLUENCE OF VEGETATION, TOPOGRAPHY, AND ROADS ON COUGAR MOVEMENT IN SOUTHERN CALIFORNIA","container-title":"Journal of Wildlife Management","page":"264-276","volume":"69","issue":"1","source":"CrossRef","DOI":"10.2193/0022-541X(2005)069&lt;0264:IOVTAR&gt;2.0.CO;2","ISSN":"0022-541X, 1937-2817","language":"en","author":[{"family":"Dickson","given":"Brett G."},{"family":"Jenness","given":"Jeffrey S."},{"family":"Beier","given":"Paul"}],"editor":[{"literal":"Gehrt"}],"issued":{"date-parts":[["2005",1]]}}}],"schema":"https://github.com/citation-style-language/schema/raw/master/csl-citation.json"} </w:instrText>
      </w:r>
      <w:r>
        <w:rPr>
          <w:rFonts w:asciiTheme="majorBidi" w:hAnsiTheme="majorBidi" w:cstheme="majorBidi"/>
          <w:sz w:val="24"/>
          <w:szCs w:val="24"/>
          <w:shd w:val="clear" w:color="auto" w:fill="FFFFFF"/>
        </w:rPr>
        <w:fldChar w:fldCharType="separate"/>
      </w:r>
      <w:r>
        <w:rPr>
          <w:rFonts w:ascii="Times New Roman" w:hAnsi="Times New Roman" w:cs="Times New Roman"/>
          <w:sz w:val="24"/>
        </w:rPr>
        <w:t>Dickson et al.</w:t>
      </w:r>
      <w:r w:rsidRPr="00293763">
        <w:rPr>
          <w:rFonts w:ascii="Times New Roman" w:hAnsi="Times New Roman" w:cs="Times New Roman"/>
          <w:sz w:val="24"/>
        </w:rPr>
        <w:t xml:space="preserve"> </w:t>
      </w:r>
      <w:r>
        <w:rPr>
          <w:rFonts w:ascii="Times New Roman" w:hAnsi="Times New Roman" w:cs="Times New Roman"/>
          <w:sz w:val="24"/>
        </w:rPr>
        <w:t>(</w:t>
      </w:r>
      <w:r w:rsidRPr="00293763">
        <w:rPr>
          <w:rFonts w:ascii="Times New Roman" w:hAnsi="Times New Roman" w:cs="Times New Roman"/>
          <w:sz w:val="24"/>
        </w:rPr>
        <w:t>2005)</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investigating cougar movement in southern California concluded that the vegetative characteristic of the habitat does in fact influence the amount of time the animal spends in that area and how fast it moves through. Similar conclusions were made in a study tracking the displacement of </w:t>
      </w:r>
      <w:proofErr w:type="spellStart"/>
      <w:r>
        <w:rPr>
          <w:rFonts w:asciiTheme="majorBidi" w:hAnsiTheme="majorBidi" w:cstheme="majorBidi"/>
          <w:sz w:val="24"/>
          <w:szCs w:val="24"/>
          <w:shd w:val="clear" w:color="auto" w:fill="FFFFFF"/>
        </w:rPr>
        <w:t>Eleodes</w:t>
      </w:r>
      <w:proofErr w:type="spellEnd"/>
      <w:r>
        <w:rPr>
          <w:rFonts w:asciiTheme="majorBidi" w:hAnsiTheme="majorBidi" w:cstheme="majorBidi"/>
          <w:sz w:val="24"/>
          <w:szCs w:val="24"/>
          <w:shd w:val="clear" w:color="auto" w:fill="FFFFFF"/>
        </w:rPr>
        <w:t xml:space="preserve"> beetles in </w:t>
      </w:r>
      <w:proofErr w:type="spellStart"/>
      <w:r>
        <w:rPr>
          <w:rFonts w:asciiTheme="majorBidi" w:hAnsiTheme="majorBidi" w:cstheme="majorBidi"/>
          <w:sz w:val="24"/>
          <w:szCs w:val="24"/>
          <w:shd w:val="clear" w:color="auto" w:fill="FFFFFF"/>
        </w:rPr>
        <w:t>shortgrass</w:t>
      </w:r>
      <w:proofErr w:type="spellEnd"/>
      <w:r>
        <w:rPr>
          <w:rFonts w:asciiTheme="majorBidi" w:hAnsiTheme="majorBidi" w:cstheme="majorBidi"/>
          <w:sz w:val="24"/>
          <w:szCs w:val="24"/>
          <w:shd w:val="clear" w:color="auto" w:fill="FFFFFF"/>
        </w:rPr>
        <w:t xml:space="preserve"> prairie where net displacement was highly influenced by vegetation structure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{"citationID":"SQKlNDbt","properties":{"formattedCitation":"(Crist et al. 1992)","plainCitation":"(Crist et al. 1992)","noteIndex":0},"citationItems":[{"id":35,"uris":["http://zotero.org/users/local/tCrvyoCs/items/A5VI28SB"],"uri":["http://zotero.org/users/local/tCrvyoCs/items/A5VI28SB"],"itemData":{"id":35,"type":"article-journal","title":"Animal Movement in Heterogeneous Landscapes: An Experiment with Eleodes Beetles in Shortgrass Prairie","container-title":"Functional Ecology","page":"536","volume":"6","issue":"5","source":"CrossRef","DOI":"10.2307/2390050","ISSN":"02698463","shortTitle":"Animal Movement in Heterogeneous Landscapes","author":[{"family":"Crist","given":"T. O."},{"family":"Guertin","given":"D. S."},{"family":"Wiens","given":"J. A."},{"family":"Milne","given":"B. T."}],"issued":{"date-parts":[["1992"]]}}}],"schema":"https://github.com/citation-style-language/schema/raw/master/csl-citation.json"}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0D3DCA">
        <w:rPr>
          <w:rFonts w:ascii="Times New Roman" w:hAnsi="Times New Roman" w:cs="Times New Roman"/>
          <w:sz w:val="24"/>
        </w:rPr>
        <w:t>(Crist et al. 1992)</w:t>
      </w:r>
      <w:r>
        <w:rPr>
          <w:rFonts w:asciiTheme="majorBidi" w:hAnsiTheme="majorBidi" w:cstheme="majorBidi"/>
          <w:sz w:val="24"/>
          <w:szCs w:val="24"/>
          <w:shd w:val="clear" w:color="auto" w:fill="FFFFFF"/>
        </w:rPr>
        <w:fldChar w:fldCharType="end"/>
      </w:r>
      <w:ins w:id="111" w:author="zenrunner" w:date="2018-04-04T16:15:00Z">
        <w:r w:rsidR="00AA236D">
          <w:rPr>
            <w:rFonts w:asciiTheme="majorBidi" w:hAnsiTheme="majorBidi" w:cstheme="majorBidi"/>
            <w:sz w:val="24"/>
            <w:szCs w:val="24"/>
            <w:shd w:val="clear" w:color="auto" w:fill="FFFFFF"/>
          </w:rPr>
          <w:t xml:space="preserve"> cool finding</w:t>
        </w:r>
      </w:ins>
      <w:r>
        <w:rPr>
          <w:rFonts w:asciiTheme="majorBidi" w:hAnsiTheme="majorBidi" w:cstheme="majorBidi"/>
          <w:sz w:val="24"/>
          <w:szCs w:val="24"/>
          <w:shd w:val="clear" w:color="auto" w:fill="FFFFFF"/>
        </w:rPr>
        <w:t xml:space="preserve">. Furthermore, displacement was found to be the highest in bare or grass areas, whilst being the lowest at cactus </w:t>
      </w:r>
      <w:r>
        <w:rPr>
          <w:rFonts w:asciiTheme="majorBidi" w:hAnsiTheme="majorBidi" w:cstheme="majorBidi"/>
          <w:sz w:val="24"/>
          <w:szCs w:val="24"/>
          <w:shd w:val="clear" w:color="auto" w:fill="FFFFFF"/>
        </w:rPr>
        <w:lastRenderedPageBreak/>
        <w:t>and shrub regions</w:t>
      </w:r>
      <w:ins w:id="112" w:author="zenrunner" w:date="2018-04-04T16:15:00Z">
        <w:r w:rsidR="00B61A78">
          <w:rPr>
            <w:rFonts w:asciiTheme="majorBidi" w:hAnsiTheme="majorBidi" w:cstheme="majorBidi"/>
            <w:sz w:val="24"/>
            <w:szCs w:val="24"/>
            <w:shd w:val="clear" w:color="auto" w:fill="FFFFFF"/>
          </w:rPr>
          <w:t xml:space="preserve"> – same paper? This is a neat idea – I think you could focus on this more</w:t>
        </w:r>
      </w:ins>
      <w:r>
        <w:rPr>
          <w:rFonts w:asciiTheme="majorBidi" w:hAnsiTheme="majorBidi" w:cstheme="majorBidi"/>
          <w:sz w:val="24"/>
          <w:szCs w:val="24"/>
          <w:shd w:val="clear" w:color="auto" w:fill="FFFFFF"/>
        </w:rPr>
        <w:t xml:space="preserve">. Although beetles were found to be feeding in the in the vegetative cover types, the feeding frequency was not associated with any of the types. Additionally, the presence of vegetation can predict distribution, abundance and life history traits of herbivores and non-herbivores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{"citationID":"BreRiE5m","properties":{"formattedCitation":"(Pettorelli et al. 2011)","plainCitation":"(Pettorelli et al. 2011)","noteIndex":0},"citationItems":[{"id":37,"uris":["http://zotero.org/users/local/tCrvyoCs/items/QLWUU4YB"],"uri":["http://zotero.org/users/local/tCrvyoCs/items/QLWUU4YB"],"itemData":{"id":37,"type":"article-journal","title":"The Normalized Difference Vegetation Index (NDVI): unforeseen successes in animal ecology","container-title":"Climate Research","page":"15-27","volume":"46","issue":"1","source":"CrossRef","DOI":"10.3354/cr00936","ISSN":"0936-577X, 1616-1572","shortTitle":"The Normalized Difference Vegetation Index (NDVI)","language":"en","author":[{"family":"Pettorelli","given":"N"},{"family":"Ryan","given":"S"},{"family":"Mueller","given":"T"},{"family":"Bunnefeld","given":"N"},{"family":"Jedrzejewska","given":"B"},{"family":"Lima","given":"M"},{"family":"Kausrud","given":"K"}],"issued":{"date-parts":[["2011",1,20]]}}}],"schema":"https://github.com/citation-style-language/schema/raw/master/csl-citation.json"} </w:instrText>
      </w:r>
      <w:r>
        <w:rPr>
          <w:rFonts w:asciiTheme="majorBidi" w:hAnsiTheme="majorBidi" w:cstheme="majorBidi"/>
          <w:sz w:val="24"/>
          <w:szCs w:val="24"/>
          <w:shd w:val="clear" w:color="auto" w:fill="FFFFFF"/>
        </w:rPr>
        <w:fldChar w:fldCharType="separate"/>
      </w:r>
      <w:r w:rsidRPr="00CC0DAE">
        <w:rPr>
          <w:rFonts w:ascii="Times New Roman" w:hAnsi="Times New Roman" w:cs="Times New Roman"/>
          <w:sz w:val="24"/>
        </w:rPr>
        <w:t>(Pettorelli et al. 2011)</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xml:space="preserve">. The distribution of herbivores specially depends on the suitability of the physical environment as well as the availability of main plant resources </w:t>
      </w:r>
      <w:r>
        <w:rPr>
          <w:rFonts w:asciiTheme="majorBidi" w:hAnsiTheme="majorBidi" w:cstheme="majorBidi"/>
          <w:sz w:val="24"/>
          <w:szCs w:val="24"/>
          <w:shd w:val="clear" w:color="auto" w:fill="FFFFFF"/>
        </w:rPr>
        <w:fldChar w:fldCharType="begin"/>
      </w:r>
      <w:r>
        <w:rPr>
          <w:rFonts w:asciiTheme="majorBidi" w:hAnsiTheme="majorBidi" w:cstheme="majorBidi"/>
          <w:sz w:val="24"/>
          <w:szCs w:val="24"/>
          <w:shd w:val="clear" w:color="auto" w:fill="FFFFFF"/>
        </w:rPr>
        <w:instrText xml:space="preserve"> ADDIN ZOTERO_ITEM CSL_CITATION {"citationID":"05aMc0tK","properties":{"formattedCitation":"(\\uc0\\u216{}stbye, Eivind 1992)","plainCitation":"(Østbye, Eivind 1992)","noteIndex":0},"citationItems":[{"id":43,"uris":["http://zotero.org/users/local/tCrvyoCs/items/SX69JEJD"],"uri":["http://zotero.org/users/local/tCrvyoCs/items/SX69JEJD"],"itemData":{"id":43,"type":"article-journal","title":"Cover as a Habitat Element for Temperate Ungulates: Effects on Habitat Selection and Demography","page":"385-394","volume":"27","issue":"2","author":[{"family":"Østbye, Eivind","given":"Mysterud","suffix":"Atle"}],"issued":{"date-parts":[["1992"]]}}}],"schema":"https://github.com/citation-style-language/schema/raw/master/csl-citation.json"} </w:instrText>
      </w:r>
      <w:r>
        <w:rPr>
          <w:rFonts w:asciiTheme="majorBidi" w:hAnsiTheme="majorBidi" w:cstheme="majorBidi"/>
          <w:sz w:val="24"/>
          <w:szCs w:val="24"/>
          <w:shd w:val="clear" w:color="auto" w:fill="FFFFFF"/>
        </w:rPr>
        <w:fldChar w:fldCharType="separate"/>
      </w:r>
      <w:r w:rsidRPr="005B5CA1">
        <w:rPr>
          <w:rFonts w:ascii="Times New Roman" w:hAnsi="Times New Roman" w:cs="Times New Roman"/>
          <w:sz w:val="24"/>
          <w:szCs w:val="24"/>
        </w:rPr>
        <w:t>(</w:t>
      </w:r>
      <w:r>
        <w:rPr>
          <w:rFonts w:ascii="Times New Roman" w:hAnsi="Times New Roman" w:cs="Times New Roman"/>
          <w:sz w:val="24"/>
          <w:szCs w:val="24"/>
        </w:rPr>
        <w:t xml:space="preserve">Mysterud and </w:t>
      </w:r>
      <w:r w:rsidRPr="005B5CA1">
        <w:rPr>
          <w:rFonts w:ascii="Times New Roman" w:hAnsi="Times New Roman" w:cs="Times New Roman"/>
          <w:sz w:val="24"/>
          <w:szCs w:val="24"/>
        </w:rPr>
        <w:t>Ø</w:t>
      </w:r>
      <w:r>
        <w:rPr>
          <w:rFonts w:ascii="Times New Roman" w:hAnsi="Times New Roman" w:cs="Times New Roman"/>
          <w:sz w:val="24"/>
          <w:szCs w:val="24"/>
        </w:rPr>
        <w:t>stbye</w:t>
      </w:r>
      <w:r w:rsidRPr="005B5CA1">
        <w:rPr>
          <w:rFonts w:ascii="Times New Roman" w:hAnsi="Times New Roman" w:cs="Times New Roman"/>
          <w:sz w:val="24"/>
          <w:szCs w:val="24"/>
        </w:rPr>
        <w:t>1992)</w:t>
      </w:r>
      <w:r>
        <w:rPr>
          <w:rFonts w:asciiTheme="majorBidi" w:hAnsiTheme="majorBidi" w:cstheme="majorBidi"/>
          <w:sz w:val="24"/>
          <w:szCs w:val="24"/>
          <w:shd w:val="clear" w:color="auto" w:fill="FFFFFF"/>
        </w:rPr>
        <w:fldChar w:fldCharType="end"/>
      </w:r>
      <w:r>
        <w:rPr>
          <w:rFonts w:asciiTheme="majorBidi" w:hAnsiTheme="majorBidi" w:cstheme="majorBidi"/>
          <w:sz w:val="24"/>
          <w:szCs w:val="24"/>
          <w:shd w:val="clear" w:color="auto" w:fill="FFFFFF"/>
        </w:rPr>
        <w:t>. Moreover, covers, regardless of whether the cover type is vegetative or not, can impact microclimate, predation ri</w:t>
      </w:r>
      <w:r w:rsidR="003218A9">
        <w:rPr>
          <w:rFonts w:asciiTheme="majorBidi" w:hAnsiTheme="majorBidi" w:cstheme="majorBidi"/>
          <w:sz w:val="24"/>
          <w:szCs w:val="24"/>
          <w:shd w:val="clear" w:color="auto" w:fill="FFFFFF"/>
        </w:rPr>
        <w:t xml:space="preserve">sk, food quantity and quality. Furthermore, foundational plant species defined by having a sole impact on the structure and function of an ecosystem </w:t>
      </w:r>
      <w:r w:rsidR="003218A9">
        <w:rPr>
          <w:rFonts w:asciiTheme="majorBidi" w:hAnsiTheme="majorBidi" w:cstheme="majorBidi"/>
          <w:sz w:val="24"/>
          <w:szCs w:val="24"/>
          <w:shd w:val="clear" w:color="auto" w:fill="FFFFFF"/>
        </w:rPr>
        <w:fldChar w:fldCharType="begin"/>
      </w:r>
      <w:r w:rsidR="003218A9">
        <w:rPr>
          <w:rFonts w:asciiTheme="majorBidi" w:hAnsiTheme="majorBidi" w:cstheme="majorBidi"/>
          <w:sz w:val="24"/>
          <w:szCs w:val="24"/>
          <w:shd w:val="clear" w:color="auto" w:fill="FFFFFF"/>
        </w:rPr>
        <w:instrText xml:space="preserve"> ADDIN ZOTERO_ITEM CSL_CITATION {"citationID":"HMrcn8Vf","properties":{"formattedCitation":"(Angelini et al. 2011)","plainCitation":"(Angelini et al. 2011)","noteIndex":0},"citationItems":[{"id":96,"uris":["http://zotero.org/users/local/tCrvyoCs/items/F3FPQJPM"],"uri":["http://zotero.org/users/local/tCrvyoCs/items/F3FPQJPM"],"itemData":{"id":96,"type":"article-journal","title":"Interactions among Foundation Species and Their Consequences for Community Organization, Biodiversity, and Conservation","container-title":"BioScience","page":"782-789","volume":"61","issue":"10","source":"CrossRef","DOI":"10.1525/bio.2011.61.10.8","ISSN":"1525-3244, 0006-3568","language":"en","author":[{"family":"Angelini","given":"Christine"},{"family":"Altieri","given":"Andrew H."},{"family":"Silliman","given":"Brian R."},{"family":"Bertness","given":"Mark D."}],"issued":{"date-parts":[["2011",10]]}}}],"schema":"https://github.com/citation-style-language/schema/raw/master/csl-citation.json"} </w:instrText>
      </w:r>
      <w:r w:rsidR="003218A9">
        <w:rPr>
          <w:rFonts w:asciiTheme="majorBidi" w:hAnsiTheme="majorBidi" w:cstheme="majorBidi"/>
          <w:sz w:val="24"/>
          <w:szCs w:val="24"/>
          <w:shd w:val="clear" w:color="auto" w:fill="FFFFFF"/>
        </w:rPr>
        <w:fldChar w:fldCharType="separate"/>
      </w:r>
      <w:r w:rsidR="003218A9" w:rsidRPr="003218A9">
        <w:rPr>
          <w:rFonts w:ascii="Times New Roman" w:hAnsi="Times New Roman" w:cs="Times New Roman"/>
          <w:sz w:val="24"/>
        </w:rPr>
        <w:t>(Angelini et al. 2011)</w:t>
      </w:r>
      <w:r w:rsidR="003218A9">
        <w:rPr>
          <w:rFonts w:asciiTheme="majorBidi" w:hAnsiTheme="majorBidi" w:cstheme="majorBidi"/>
          <w:sz w:val="24"/>
          <w:szCs w:val="24"/>
          <w:shd w:val="clear" w:color="auto" w:fill="FFFFFF"/>
        </w:rPr>
        <w:fldChar w:fldCharType="end"/>
      </w:r>
      <w:r w:rsidR="003218A9">
        <w:rPr>
          <w:rFonts w:asciiTheme="majorBidi" w:hAnsiTheme="majorBidi" w:cstheme="majorBidi"/>
          <w:sz w:val="24"/>
          <w:szCs w:val="24"/>
          <w:shd w:val="clear" w:color="auto" w:fill="FFFFFF"/>
        </w:rPr>
        <w:t xml:space="preserve"> can influence other taxa through positi</w:t>
      </w:r>
      <w:r w:rsidR="0051191D">
        <w:rPr>
          <w:rFonts w:asciiTheme="majorBidi" w:hAnsiTheme="majorBidi" w:cstheme="majorBidi"/>
          <w:sz w:val="24"/>
          <w:szCs w:val="24"/>
          <w:shd w:val="clear" w:color="auto" w:fill="FFFFFF"/>
        </w:rPr>
        <w:t xml:space="preserve">ve interactions or facilitation </w:t>
      </w:r>
      <w:r w:rsidR="0051191D">
        <w:rPr>
          <w:rFonts w:asciiTheme="majorBidi" w:hAnsiTheme="majorBidi" w:cstheme="majorBidi"/>
          <w:sz w:val="24"/>
          <w:szCs w:val="24"/>
          <w:shd w:val="clear" w:color="auto" w:fill="FFFFFF"/>
        </w:rPr>
        <w:fldChar w:fldCharType="begin"/>
      </w:r>
      <w:r w:rsidR="0051191D">
        <w:rPr>
          <w:rFonts w:asciiTheme="majorBidi" w:hAnsiTheme="majorBidi" w:cstheme="majorBidi"/>
          <w:sz w:val="24"/>
          <w:szCs w:val="24"/>
          <w:shd w:val="clear" w:color="auto" w:fill="FFFFFF"/>
        </w:rPr>
        <w:instrText xml:space="preserve"> ADDIN ZOTERO_ITEM CSL_CITATION {"citationID":"MmPXODVW","properties":{"formattedCitation":"(Bruno, Stachowicz, and Bertness 2003)","plainCitation":"(Bruno, Stachowicz, and Bertness 2003)","noteIndex":0},"citationItems":[{"id":97,"uris":["http://zotero.org/users/local/tCrvyoCs/items/K63HDSHV"],"uri":["http://zotero.org/users/local/tCrvyoCs/items/K63HDSHV"],"itemData":{"id":97,"type":"article-journal","title":"Inclusion of facilitation into ecological theory","container-title":"Trends in Ecology &amp; Evolution","page":"119-125","volume":"18","issue":"3","source":"CrossRef","DOI":"10.1016/S0169-5347(02)00045-9","ISSN":"01695347","language":"en","author":[{"family":"Bruno","given":"John F."},{"family":"Stachowicz","given":"John J."},{"family":"Bertness","given":"Mark D."}],"issued":{"date-parts":[["2003",3]]}}}],"schema":"https://github.com/citation-style-language/schema/raw/master/csl-citation.json"} </w:instrText>
      </w:r>
      <w:r w:rsidR="0051191D">
        <w:rPr>
          <w:rFonts w:asciiTheme="majorBidi" w:hAnsiTheme="majorBidi" w:cstheme="majorBidi"/>
          <w:sz w:val="24"/>
          <w:szCs w:val="24"/>
          <w:shd w:val="clear" w:color="auto" w:fill="FFFFFF"/>
        </w:rPr>
        <w:fldChar w:fldCharType="separate"/>
      </w:r>
      <w:r w:rsidR="0051191D">
        <w:rPr>
          <w:rFonts w:ascii="Times New Roman" w:hAnsi="Times New Roman" w:cs="Times New Roman"/>
          <w:sz w:val="24"/>
        </w:rPr>
        <w:t xml:space="preserve">(Bruno et al. </w:t>
      </w:r>
      <w:r w:rsidR="0051191D" w:rsidRPr="0051191D">
        <w:rPr>
          <w:rFonts w:ascii="Times New Roman" w:hAnsi="Times New Roman" w:cs="Times New Roman"/>
          <w:sz w:val="24"/>
        </w:rPr>
        <w:t>2003)</w:t>
      </w:r>
      <w:r w:rsidR="0051191D">
        <w:rPr>
          <w:rFonts w:asciiTheme="majorBidi" w:hAnsiTheme="majorBidi" w:cstheme="majorBidi"/>
          <w:sz w:val="24"/>
          <w:szCs w:val="24"/>
          <w:shd w:val="clear" w:color="auto" w:fill="FFFFFF"/>
        </w:rPr>
        <w:fldChar w:fldCharType="end"/>
      </w:r>
      <w:r w:rsidR="0051191D">
        <w:rPr>
          <w:rFonts w:asciiTheme="majorBidi" w:hAnsiTheme="majorBidi" w:cstheme="majorBidi"/>
          <w:sz w:val="24"/>
          <w:szCs w:val="24"/>
          <w:shd w:val="clear" w:color="auto" w:fill="FFFFFF"/>
        </w:rPr>
        <w:t xml:space="preserve">. These interactions can include but are not limited to shelter, refuge from predation, and seed trapping </w:t>
      </w:r>
      <w:r w:rsidR="0051191D">
        <w:rPr>
          <w:rFonts w:asciiTheme="majorBidi" w:hAnsiTheme="majorBidi" w:cstheme="majorBidi"/>
          <w:sz w:val="24"/>
          <w:szCs w:val="24"/>
          <w:shd w:val="clear" w:color="auto" w:fill="FFFFFF"/>
        </w:rPr>
        <w:fldChar w:fldCharType="begin"/>
      </w:r>
      <w:r w:rsidR="0051191D">
        <w:rPr>
          <w:rFonts w:asciiTheme="majorBidi" w:hAnsiTheme="majorBidi" w:cstheme="majorBidi"/>
          <w:sz w:val="24"/>
          <w:szCs w:val="24"/>
          <w:shd w:val="clear" w:color="auto" w:fill="FFFFFF"/>
        </w:rPr>
        <w:instrText xml:space="preserve"> ADDIN ZOTERO_ITEM CSL_CITATION {"citationID":"4mIc1Gq6","properties":{"formattedCitation":"(Filazzola and Lortie 2014)","plainCitation":"(Filazzola and Lortie 2014)","noteIndex":0},"citationItems":[{"id":98,"uris":["http://zotero.org/users/local/tCrvyoCs/items/XXRRC85Q"],"uri":["http://zotero.org/users/local/tCrvyoCs/items/XXRRC85Q"],"itemData":{"id":98,"type":"article-journal","title":"A systematic review and conceptual framework for the mechanistic pathways of nurse plants: A systematic review of nurse-plant mechanisms","container-title":"Global Ecology and Biogeography","page":"1335-1345","volume":"23","issue":"12","source":"CrossRef","DOI":"10.1111/geb.12202","ISSN":"1466822X","shortTitle":"A systematic review and conceptual framework for the mechanistic pathways of nurse plants","language":"en","author":[{"family":"Filazzola","given":"Alessandro"},{"family":"Lortie","given":"Christopher J."}],"issued":{"date-parts":[["2014",12]]}}}],"schema":"https://github.com/citation-style-language/schema/raw/master/csl-citation.json"} </w:instrText>
      </w:r>
      <w:r w:rsidR="0051191D">
        <w:rPr>
          <w:rFonts w:asciiTheme="majorBidi" w:hAnsiTheme="majorBidi" w:cstheme="majorBidi"/>
          <w:sz w:val="24"/>
          <w:szCs w:val="24"/>
          <w:shd w:val="clear" w:color="auto" w:fill="FFFFFF"/>
        </w:rPr>
        <w:fldChar w:fldCharType="separate"/>
      </w:r>
      <w:r w:rsidR="0051191D" w:rsidRPr="0051191D">
        <w:rPr>
          <w:rFonts w:ascii="Times New Roman" w:hAnsi="Times New Roman" w:cs="Times New Roman"/>
          <w:sz w:val="24"/>
        </w:rPr>
        <w:t>(Filazzola and Lortie 2014)</w:t>
      </w:r>
      <w:r w:rsidR="0051191D">
        <w:rPr>
          <w:rFonts w:asciiTheme="majorBidi" w:hAnsiTheme="majorBidi" w:cstheme="majorBidi"/>
          <w:sz w:val="24"/>
          <w:szCs w:val="24"/>
          <w:shd w:val="clear" w:color="auto" w:fill="FFFFFF"/>
        </w:rPr>
        <w:fldChar w:fldCharType="end"/>
      </w:r>
      <w:r w:rsidR="0051191D">
        <w:rPr>
          <w:rFonts w:asciiTheme="majorBidi" w:hAnsiTheme="majorBidi" w:cstheme="majorBidi"/>
          <w:sz w:val="24"/>
          <w:szCs w:val="24"/>
          <w:shd w:val="clear" w:color="auto" w:fill="FFFFFF"/>
        </w:rPr>
        <w:t xml:space="preserve">. </w:t>
      </w:r>
    </w:p>
    <w:p w14:paraId="66F359B0" w14:textId="77777777" w:rsidR="00EC33C0" w:rsidRDefault="003218A9" w:rsidP="007D7632">
      <w:pPr>
        <w:spacing w:after="0" w:line="480" w:lineRule="auto"/>
        <w:jc w:val="both"/>
        <w:rPr>
          <w:ins w:id="113" w:author="zenrunner" w:date="2018-04-04T16:16:00Z"/>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 xml:space="preserve"> </w:t>
      </w:r>
      <w:del w:id="114" w:author="zenrunner" w:date="2018-04-04T16:16:00Z">
        <w:r w:rsidDel="00EC33C0">
          <w:rPr>
            <w:rFonts w:asciiTheme="majorBidi" w:hAnsiTheme="majorBidi" w:cstheme="majorBidi"/>
            <w:sz w:val="24"/>
            <w:szCs w:val="24"/>
            <w:shd w:val="clear" w:color="auto" w:fill="FFFFFF"/>
          </w:rPr>
          <w:delText xml:space="preserve">              </w:delText>
        </w:r>
        <w:r w:rsidR="0051191D" w:rsidDel="00EC33C0">
          <w:rPr>
            <w:rFonts w:asciiTheme="majorBidi" w:hAnsiTheme="majorBidi" w:cstheme="majorBidi"/>
            <w:sz w:val="24"/>
            <w:szCs w:val="24"/>
            <w:shd w:val="clear" w:color="auto" w:fill="FFFFFF"/>
          </w:rPr>
          <w:delText xml:space="preserve">   </w:delText>
        </w:r>
      </w:del>
    </w:p>
    <w:p w14:paraId="3F21B972" w14:textId="0B0EFC23" w:rsidR="0051191D" w:rsidRDefault="00EC33C0" w:rsidP="00EC33C0">
      <w:pPr>
        <w:spacing w:after="0" w:line="480" w:lineRule="auto"/>
        <w:ind w:firstLine="720"/>
        <w:jc w:val="both"/>
        <w:rPr>
          <w:ins w:id="115" w:author="zenrunner" w:date="2018-04-04T16:17:00Z"/>
          <w:rFonts w:asciiTheme="majorBidi" w:hAnsiTheme="majorBidi" w:cstheme="majorBidi"/>
          <w:sz w:val="24"/>
          <w:szCs w:val="24"/>
          <w:shd w:val="clear" w:color="auto" w:fill="FFFFFF"/>
        </w:rPr>
        <w:pPrChange w:id="116" w:author="zenrunner" w:date="2018-04-04T16:16:00Z">
          <w:pPr>
            <w:spacing w:after="0" w:line="480" w:lineRule="auto"/>
            <w:jc w:val="both"/>
          </w:pPr>
        </w:pPrChange>
      </w:pPr>
      <w:ins w:id="117" w:author="zenrunner" w:date="2018-04-04T16:16:00Z">
        <w:r>
          <w:rPr>
            <w:rFonts w:asciiTheme="majorBidi" w:hAnsiTheme="majorBidi" w:cstheme="majorBidi"/>
            <w:sz w:val="24"/>
            <w:szCs w:val="24"/>
            <w:shd w:val="clear" w:color="auto" w:fill="FFFFFF"/>
          </w:rPr>
          <w:t xml:space="preserve">Vegetation, landscape, and local differences in seasonality are thus likely important to animals, and previous research has shown that camera traps have the capacity to detect these differences. </w:t>
        </w:r>
      </w:ins>
      <w:ins w:id="118" w:author="zenrunner" w:date="2018-04-04T16:17:00Z">
        <w:r>
          <w:rPr>
            <w:rFonts w:asciiTheme="majorBidi" w:hAnsiTheme="majorBidi" w:cstheme="majorBidi"/>
            <w:sz w:val="24"/>
            <w:szCs w:val="24"/>
            <w:shd w:val="clear" w:color="auto" w:fill="FFFFFF"/>
          </w:rPr>
          <w:t>W</w:t>
        </w:r>
      </w:ins>
      <w:del w:id="119" w:author="zenrunner" w:date="2018-04-04T16:16:00Z">
        <w:r w:rsidR="003218A9" w:rsidDel="00EC33C0">
          <w:rPr>
            <w:rFonts w:asciiTheme="majorBidi" w:hAnsiTheme="majorBidi" w:cstheme="majorBidi"/>
            <w:sz w:val="24"/>
            <w:szCs w:val="24"/>
            <w:shd w:val="clear" w:color="auto" w:fill="FFFFFF"/>
          </w:rPr>
          <w:delText>Due to previously publishe</w:delText>
        </w:r>
        <w:r w:rsidR="0051191D" w:rsidDel="00EC33C0">
          <w:rPr>
            <w:rFonts w:asciiTheme="majorBidi" w:hAnsiTheme="majorBidi" w:cstheme="majorBidi"/>
            <w:sz w:val="24"/>
            <w:szCs w:val="24"/>
            <w:shd w:val="clear" w:color="auto" w:fill="FFFFFF"/>
          </w:rPr>
          <w:delText>d literature</w:delText>
        </w:r>
        <w:r w:rsidR="003218A9" w:rsidDel="00EC33C0">
          <w:rPr>
            <w:rFonts w:asciiTheme="majorBidi" w:hAnsiTheme="majorBidi" w:cstheme="majorBidi"/>
            <w:sz w:val="24"/>
            <w:szCs w:val="24"/>
            <w:shd w:val="clear" w:color="auto" w:fill="FFFFFF"/>
          </w:rPr>
          <w:delText xml:space="preserve">, </w:delText>
        </w:r>
      </w:del>
      <w:del w:id="120" w:author="zenrunner" w:date="2018-04-04T16:17:00Z">
        <w:r w:rsidR="003218A9" w:rsidDel="00EC33C0">
          <w:rPr>
            <w:rFonts w:asciiTheme="majorBidi" w:hAnsiTheme="majorBidi" w:cstheme="majorBidi"/>
            <w:sz w:val="24"/>
            <w:szCs w:val="24"/>
            <w:shd w:val="clear" w:color="auto" w:fill="FFFFFF"/>
          </w:rPr>
          <w:delText>w</w:delText>
        </w:r>
      </w:del>
      <w:r w:rsidR="003218A9">
        <w:rPr>
          <w:rFonts w:asciiTheme="majorBidi" w:hAnsiTheme="majorBidi" w:cstheme="majorBidi"/>
          <w:sz w:val="24"/>
          <w:szCs w:val="24"/>
          <w:shd w:val="clear" w:color="auto" w:fill="FFFFFF"/>
        </w:rPr>
        <w:t xml:space="preserve">e hypothesized that foundational </w:t>
      </w:r>
      <w:r w:rsidR="0051191D">
        <w:rPr>
          <w:rFonts w:asciiTheme="majorBidi" w:hAnsiTheme="majorBidi" w:cstheme="majorBidi"/>
          <w:sz w:val="24"/>
          <w:szCs w:val="24"/>
          <w:shd w:val="clear" w:color="auto" w:fill="FFFFFF"/>
        </w:rPr>
        <w:t>plant species investigated in this study (</w:t>
      </w:r>
      <w:r w:rsidR="0051191D" w:rsidRPr="0051191D">
        <w:rPr>
          <w:rFonts w:asciiTheme="majorBidi" w:hAnsiTheme="majorBidi" w:cstheme="majorBidi"/>
          <w:i/>
          <w:iCs/>
          <w:sz w:val="24"/>
          <w:szCs w:val="24"/>
          <w:shd w:val="clear" w:color="auto" w:fill="FFFFFF"/>
        </w:rPr>
        <w:t xml:space="preserve">E. </w:t>
      </w:r>
      <w:proofErr w:type="spellStart"/>
      <w:r w:rsidR="0051191D" w:rsidRPr="0051191D">
        <w:rPr>
          <w:rFonts w:asciiTheme="majorBidi" w:hAnsiTheme="majorBidi" w:cstheme="majorBidi"/>
          <w:i/>
          <w:iCs/>
          <w:sz w:val="24"/>
          <w:szCs w:val="24"/>
          <w:shd w:val="clear" w:color="auto" w:fill="FFFFFF"/>
        </w:rPr>
        <w:t>Californica</w:t>
      </w:r>
      <w:proofErr w:type="spellEnd"/>
      <w:r w:rsidR="0051191D" w:rsidRPr="0051191D">
        <w:rPr>
          <w:rFonts w:asciiTheme="majorBidi" w:hAnsiTheme="majorBidi" w:cstheme="majorBidi"/>
          <w:i/>
          <w:iCs/>
          <w:sz w:val="24"/>
          <w:szCs w:val="24"/>
          <w:shd w:val="clear" w:color="auto" w:fill="FFFFFF"/>
        </w:rPr>
        <w:t xml:space="preserve">, L. </w:t>
      </w:r>
      <w:proofErr w:type="spellStart"/>
      <w:r w:rsidR="0051191D" w:rsidRPr="0051191D">
        <w:rPr>
          <w:rFonts w:asciiTheme="majorBidi" w:hAnsiTheme="majorBidi" w:cstheme="majorBidi"/>
          <w:i/>
          <w:iCs/>
          <w:sz w:val="24"/>
          <w:szCs w:val="24"/>
          <w:shd w:val="clear" w:color="auto" w:fill="FFFFFF"/>
        </w:rPr>
        <w:t>tridentata</w:t>
      </w:r>
      <w:proofErr w:type="spellEnd"/>
      <w:r w:rsidR="0051191D">
        <w:rPr>
          <w:rFonts w:asciiTheme="majorBidi" w:hAnsiTheme="majorBidi" w:cstheme="majorBidi"/>
          <w:sz w:val="24"/>
          <w:szCs w:val="24"/>
          <w:shd w:val="clear" w:color="auto" w:fill="FFFFFF"/>
        </w:rPr>
        <w:t xml:space="preserve">, and </w:t>
      </w:r>
      <w:r w:rsidR="0051191D" w:rsidRPr="0051191D">
        <w:rPr>
          <w:rFonts w:asciiTheme="majorBidi" w:hAnsiTheme="majorBidi" w:cstheme="majorBidi"/>
          <w:i/>
          <w:iCs/>
          <w:sz w:val="24"/>
          <w:szCs w:val="24"/>
          <w:shd w:val="clear" w:color="auto" w:fill="FFFFFF"/>
        </w:rPr>
        <w:t xml:space="preserve">C. </w:t>
      </w:r>
      <w:proofErr w:type="spellStart"/>
      <w:r w:rsidR="0051191D" w:rsidRPr="0051191D">
        <w:rPr>
          <w:rFonts w:asciiTheme="majorBidi" w:hAnsiTheme="majorBidi" w:cstheme="majorBidi"/>
          <w:i/>
          <w:iCs/>
          <w:sz w:val="24"/>
          <w:szCs w:val="24"/>
          <w:shd w:val="clear" w:color="auto" w:fill="FFFFFF"/>
        </w:rPr>
        <w:t>acanthorpa</w:t>
      </w:r>
      <w:proofErr w:type="spellEnd"/>
      <w:r w:rsidR="0051191D">
        <w:rPr>
          <w:rFonts w:asciiTheme="majorBidi" w:hAnsiTheme="majorBidi" w:cstheme="majorBidi"/>
          <w:sz w:val="24"/>
          <w:szCs w:val="24"/>
          <w:shd w:val="clear" w:color="auto" w:fill="FFFFFF"/>
        </w:rPr>
        <w:t>) are able to positively act as benefactors for other taxa such as vertebrates through the numerous mechanistic pathways they provide. Camera trap images from two distinct desert ecosystems were used to study the above interaction</w:t>
      </w:r>
      <w:r w:rsidR="00C16B11">
        <w:rPr>
          <w:rFonts w:asciiTheme="majorBidi" w:hAnsiTheme="majorBidi" w:cstheme="majorBidi"/>
          <w:sz w:val="24"/>
          <w:szCs w:val="24"/>
          <w:shd w:val="clear" w:color="auto" w:fill="FFFFFF"/>
        </w:rPr>
        <w:t>s</w:t>
      </w:r>
      <w:r w:rsidR="0051191D">
        <w:rPr>
          <w:rFonts w:asciiTheme="majorBidi" w:hAnsiTheme="majorBidi" w:cstheme="majorBidi"/>
          <w:sz w:val="24"/>
          <w:szCs w:val="24"/>
          <w:shd w:val="clear" w:color="auto" w:fill="FFFFFF"/>
        </w:rPr>
        <w:t xml:space="preserve">. </w:t>
      </w:r>
      <w:ins w:id="121" w:author="zenrunner" w:date="2018-04-04T16:17:00Z">
        <w:r>
          <w:rPr>
            <w:rFonts w:asciiTheme="majorBidi" w:hAnsiTheme="majorBidi" w:cstheme="majorBidi"/>
            <w:sz w:val="24"/>
            <w:szCs w:val="24"/>
            <w:shd w:val="clear" w:color="auto" w:fill="FFFFFF"/>
          </w:rPr>
          <w:t>GOOD</w:t>
        </w:r>
      </w:ins>
    </w:p>
    <w:p w14:paraId="45F9611A" w14:textId="77777777" w:rsidR="00EC33C0" w:rsidRDefault="00EC33C0" w:rsidP="00EC33C0">
      <w:pPr>
        <w:spacing w:after="0" w:line="480" w:lineRule="auto"/>
        <w:ind w:firstLine="720"/>
        <w:jc w:val="both"/>
        <w:rPr>
          <w:ins w:id="122" w:author="zenrunner" w:date="2018-04-04T16:17:00Z"/>
          <w:rFonts w:asciiTheme="majorBidi" w:hAnsiTheme="majorBidi" w:cstheme="majorBidi"/>
          <w:sz w:val="24"/>
          <w:szCs w:val="24"/>
          <w:shd w:val="clear" w:color="auto" w:fill="FFFFFF"/>
        </w:rPr>
        <w:pPrChange w:id="123" w:author="zenrunner" w:date="2018-04-04T16:16:00Z">
          <w:pPr>
            <w:spacing w:after="0" w:line="480" w:lineRule="auto"/>
            <w:jc w:val="both"/>
          </w:pPr>
        </w:pPrChange>
      </w:pPr>
    </w:p>
    <w:p w14:paraId="58EB8E73" w14:textId="35087B11" w:rsidR="00EC33C0" w:rsidRDefault="00EC33C0" w:rsidP="00EC33C0">
      <w:pPr>
        <w:spacing w:after="0" w:line="480" w:lineRule="auto"/>
        <w:ind w:firstLine="720"/>
        <w:jc w:val="both"/>
        <w:rPr>
          <w:ins w:id="124" w:author="zenrunner" w:date="2018-04-04T16:17:00Z"/>
          <w:rFonts w:asciiTheme="majorBidi" w:hAnsiTheme="majorBidi" w:cstheme="majorBidi"/>
          <w:sz w:val="24"/>
          <w:szCs w:val="24"/>
          <w:shd w:val="clear" w:color="auto" w:fill="FFFFFF"/>
        </w:rPr>
        <w:pPrChange w:id="125" w:author="zenrunner" w:date="2018-04-04T16:16:00Z">
          <w:pPr>
            <w:spacing w:after="0" w:line="480" w:lineRule="auto"/>
            <w:jc w:val="both"/>
          </w:pPr>
        </w:pPrChange>
      </w:pPr>
      <w:ins w:id="126" w:author="zenrunner" w:date="2018-04-04T16:17:00Z">
        <w:r>
          <w:rPr>
            <w:rFonts w:asciiTheme="majorBidi" w:hAnsiTheme="majorBidi" w:cstheme="majorBidi"/>
            <w:sz w:val="24"/>
            <w:szCs w:val="24"/>
            <w:shd w:val="clear" w:color="auto" w:fill="FFFFFF"/>
          </w:rPr>
          <w:t>OK – so intro is very essay like.</w:t>
        </w:r>
      </w:ins>
    </w:p>
    <w:p w14:paraId="0D529AC7" w14:textId="03F617B3" w:rsidR="00EC33C0" w:rsidRDefault="00EC33C0" w:rsidP="00EC33C0">
      <w:pPr>
        <w:spacing w:after="0" w:line="480" w:lineRule="auto"/>
        <w:ind w:firstLine="720"/>
        <w:jc w:val="both"/>
        <w:rPr>
          <w:ins w:id="127" w:author="zenrunner" w:date="2018-04-04T16:17:00Z"/>
          <w:rFonts w:asciiTheme="majorBidi" w:hAnsiTheme="majorBidi" w:cstheme="majorBidi"/>
          <w:sz w:val="24"/>
          <w:szCs w:val="24"/>
          <w:shd w:val="clear" w:color="auto" w:fill="FFFFFF"/>
        </w:rPr>
        <w:pPrChange w:id="128" w:author="zenrunner" w:date="2018-04-04T16:16:00Z">
          <w:pPr>
            <w:spacing w:after="0" w:line="480" w:lineRule="auto"/>
            <w:jc w:val="both"/>
          </w:pPr>
        </w:pPrChange>
      </w:pPr>
      <w:ins w:id="129" w:author="zenrunner" w:date="2018-04-04T16:17:00Z">
        <w:r>
          <w:rPr>
            <w:rFonts w:asciiTheme="majorBidi" w:hAnsiTheme="majorBidi" w:cstheme="majorBidi"/>
            <w:sz w:val="24"/>
            <w:szCs w:val="24"/>
            <w:shd w:val="clear" w:color="auto" w:fill="FFFFFF"/>
          </w:rPr>
          <w:t xml:space="preserve">You could simplify it all above and move the Methods stuff describing the sites to the Methods and the intro </w:t>
        </w:r>
        <w:proofErr w:type="gramStart"/>
        <w:r>
          <w:rPr>
            <w:rFonts w:asciiTheme="majorBidi" w:hAnsiTheme="majorBidi" w:cstheme="majorBidi"/>
            <w:sz w:val="24"/>
            <w:szCs w:val="24"/>
            <w:shd w:val="clear" w:color="auto" w:fill="FFFFFF"/>
          </w:rPr>
          <w:t>be</w:t>
        </w:r>
        <w:proofErr w:type="gramEnd"/>
      </w:ins>
    </w:p>
    <w:p w14:paraId="28815066" w14:textId="77777777" w:rsidR="00EC33C0" w:rsidRDefault="00EC33C0" w:rsidP="00EC33C0">
      <w:pPr>
        <w:spacing w:after="0" w:line="480" w:lineRule="auto"/>
        <w:ind w:firstLine="720"/>
        <w:jc w:val="both"/>
        <w:rPr>
          <w:ins w:id="130" w:author="zenrunner" w:date="2018-04-04T16:17:00Z"/>
          <w:rFonts w:asciiTheme="majorBidi" w:hAnsiTheme="majorBidi" w:cstheme="majorBidi"/>
          <w:sz w:val="24"/>
          <w:szCs w:val="24"/>
          <w:shd w:val="clear" w:color="auto" w:fill="FFFFFF"/>
        </w:rPr>
        <w:pPrChange w:id="131" w:author="zenrunner" w:date="2018-04-04T16:16:00Z">
          <w:pPr>
            <w:spacing w:after="0" w:line="480" w:lineRule="auto"/>
            <w:jc w:val="both"/>
          </w:pPr>
        </w:pPrChange>
      </w:pPr>
    </w:p>
    <w:p w14:paraId="12F7DBD0" w14:textId="43486878" w:rsidR="00EC33C0" w:rsidRDefault="00EC33C0" w:rsidP="00EC33C0">
      <w:pPr>
        <w:spacing w:after="0" w:line="480" w:lineRule="auto"/>
        <w:ind w:firstLine="720"/>
        <w:jc w:val="both"/>
        <w:rPr>
          <w:ins w:id="132" w:author="zenrunner" w:date="2018-04-04T16:17:00Z"/>
          <w:rFonts w:asciiTheme="majorBidi" w:hAnsiTheme="majorBidi" w:cstheme="majorBidi"/>
          <w:sz w:val="24"/>
          <w:szCs w:val="24"/>
          <w:shd w:val="clear" w:color="auto" w:fill="FFFFFF"/>
        </w:rPr>
        <w:pPrChange w:id="133" w:author="zenrunner" w:date="2018-04-04T16:16:00Z">
          <w:pPr>
            <w:spacing w:after="0" w:line="480" w:lineRule="auto"/>
            <w:jc w:val="both"/>
          </w:pPr>
        </w:pPrChange>
      </w:pPr>
      <w:ins w:id="134" w:author="zenrunner" w:date="2018-04-04T16:17:00Z">
        <w:r>
          <w:rPr>
            <w:rFonts w:asciiTheme="majorBidi" w:hAnsiTheme="majorBidi" w:cstheme="majorBidi"/>
            <w:sz w:val="24"/>
            <w:szCs w:val="24"/>
            <w:shd w:val="clear" w:color="auto" w:fill="FFFFFF"/>
          </w:rPr>
          <w:t>Para 1. Cam traps cool and can do this and that.</w:t>
        </w:r>
      </w:ins>
    </w:p>
    <w:p w14:paraId="49B86D5D" w14:textId="6B021F7B" w:rsidR="00EC33C0" w:rsidRDefault="00EC33C0" w:rsidP="00EC33C0">
      <w:pPr>
        <w:spacing w:after="0" w:line="480" w:lineRule="auto"/>
        <w:ind w:firstLine="720"/>
        <w:jc w:val="both"/>
        <w:rPr>
          <w:ins w:id="135" w:author="zenrunner" w:date="2018-04-04T16:18:00Z"/>
          <w:rFonts w:asciiTheme="majorBidi" w:hAnsiTheme="majorBidi" w:cstheme="majorBidi"/>
          <w:sz w:val="24"/>
          <w:szCs w:val="24"/>
          <w:shd w:val="clear" w:color="auto" w:fill="FFFFFF"/>
        </w:rPr>
        <w:pPrChange w:id="136" w:author="zenrunner" w:date="2018-04-04T16:16:00Z">
          <w:pPr>
            <w:spacing w:after="0" w:line="480" w:lineRule="auto"/>
            <w:jc w:val="both"/>
          </w:pPr>
        </w:pPrChange>
      </w:pPr>
      <w:ins w:id="137" w:author="zenrunner" w:date="2018-04-04T16:18:00Z">
        <w:r>
          <w:rPr>
            <w:rFonts w:asciiTheme="majorBidi" w:hAnsiTheme="majorBidi" w:cstheme="majorBidi"/>
            <w:sz w:val="24"/>
            <w:szCs w:val="24"/>
            <w:shd w:val="clear" w:color="auto" w:fill="FFFFFF"/>
          </w:rPr>
          <w:t>Para 2. Many things important to animals including vegetation</w:t>
        </w:r>
      </w:ins>
    </w:p>
    <w:p w14:paraId="4BDC9BB6" w14:textId="1C18A48B" w:rsidR="00EC33C0" w:rsidRDefault="00EC33C0" w:rsidP="00EC33C0">
      <w:pPr>
        <w:spacing w:after="0" w:line="480" w:lineRule="auto"/>
        <w:ind w:firstLine="720"/>
        <w:jc w:val="both"/>
        <w:rPr>
          <w:rFonts w:asciiTheme="majorBidi" w:hAnsiTheme="majorBidi" w:cstheme="majorBidi"/>
          <w:sz w:val="24"/>
          <w:szCs w:val="24"/>
          <w:shd w:val="clear" w:color="auto" w:fill="FFFFFF"/>
        </w:rPr>
        <w:pPrChange w:id="138" w:author="zenrunner" w:date="2018-04-04T16:16:00Z">
          <w:pPr>
            <w:spacing w:after="0" w:line="480" w:lineRule="auto"/>
            <w:jc w:val="both"/>
          </w:pPr>
        </w:pPrChange>
      </w:pPr>
      <w:ins w:id="139" w:author="zenrunner" w:date="2018-04-04T16:18:00Z">
        <w:r>
          <w:rPr>
            <w:rFonts w:asciiTheme="majorBidi" w:hAnsiTheme="majorBidi" w:cstheme="majorBidi"/>
            <w:sz w:val="24"/>
            <w:szCs w:val="24"/>
            <w:shd w:val="clear" w:color="auto" w:fill="FFFFFF"/>
          </w:rPr>
          <w:t>Para 3. Current final one – given many things important to animals and that cam traps are cool and can detect patterns, we test that here.  Actually, we test two things – importance of different veg and ability for cam traps to work right</w:t>
        </w:r>
        <w:r w:rsidR="003A6A55">
          <w:rPr>
            <w:rFonts w:asciiTheme="majorBidi" w:hAnsiTheme="majorBidi" w:cstheme="majorBidi"/>
            <w:sz w:val="24"/>
            <w:szCs w:val="24"/>
            <w:shd w:val="clear" w:color="auto" w:fill="FFFFFF"/>
          </w:rPr>
          <w:t xml:space="preserve"> in these systems? That </w:t>
        </w:r>
      </w:ins>
      <w:ins w:id="140" w:author="zenrunner" w:date="2018-04-04T16:19:00Z">
        <w:r w:rsidR="003A6A55">
          <w:rPr>
            <w:rFonts w:asciiTheme="majorBidi" w:hAnsiTheme="majorBidi" w:cstheme="majorBidi"/>
            <w:sz w:val="24"/>
            <w:szCs w:val="24"/>
            <w:shd w:val="clear" w:color="auto" w:fill="FFFFFF"/>
          </w:rPr>
          <w:t>is how I would package up this paper.</w:t>
        </w:r>
      </w:ins>
    </w:p>
    <w:p w14:paraId="0BD425C1" w14:textId="77777777" w:rsidR="00B02CA9" w:rsidRDefault="00B02CA9" w:rsidP="007D7632">
      <w:pPr>
        <w:spacing w:after="0" w:line="480" w:lineRule="auto"/>
        <w:jc w:val="both"/>
        <w:rPr>
          <w:rFonts w:asciiTheme="majorBidi" w:eastAsia="Times New Roman" w:hAnsiTheme="majorBidi" w:cstheme="majorBidi"/>
          <w:b/>
          <w:bCs/>
          <w:color w:val="000000" w:themeColor="text1"/>
          <w:sz w:val="24"/>
          <w:szCs w:val="24"/>
          <w:lang w:eastAsia="en-CA"/>
        </w:rPr>
      </w:pPr>
    </w:p>
    <w:p w14:paraId="64B920B2" w14:textId="77777777" w:rsidR="00323C7D" w:rsidRPr="0051191D" w:rsidRDefault="005B4FF5" w:rsidP="007D7632">
      <w:pPr>
        <w:spacing w:after="0" w:line="480" w:lineRule="auto"/>
        <w:jc w:val="both"/>
        <w:rPr>
          <w:rFonts w:asciiTheme="majorBidi" w:hAnsiTheme="majorBidi" w:cstheme="majorBidi"/>
          <w:sz w:val="24"/>
          <w:szCs w:val="24"/>
          <w:shd w:val="clear" w:color="auto" w:fill="FFFFFF"/>
        </w:rPr>
      </w:pPr>
      <w:r>
        <w:rPr>
          <w:rFonts w:asciiTheme="majorBidi" w:eastAsia="Times New Roman" w:hAnsiTheme="majorBidi" w:cstheme="majorBidi"/>
          <w:b/>
          <w:bCs/>
          <w:color w:val="000000" w:themeColor="text1"/>
          <w:sz w:val="24"/>
          <w:szCs w:val="24"/>
          <w:lang w:eastAsia="en-CA"/>
        </w:rPr>
        <w:t>Materials &amp;</w:t>
      </w:r>
      <w:r w:rsidR="00503C06" w:rsidRPr="00503C06">
        <w:rPr>
          <w:rFonts w:asciiTheme="majorBidi" w:eastAsia="Times New Roman" w:hAnsiTheme="majorBidi" w:cstheme="majorBidi"/>
          <w:b/>
          <w:bCs/>
          <w:color w:val="000000" w:themeColor="text1"/>
          <w:sz w:val="24"/>
          <w:szCs w:val="24"/>
          <w:lang w:eastAsia="en-CA"/>
        </w:rPr>
        <w:t xml:space="preserve"> Methods</w:t>
      </w:r>
    </w:p>
    <w:p w14:paraId="2D2846B9" w14:textId="77777777" w:rsidR="0003463E" w:rsidRDefault="0003463E" w:rsidP="007D7632">
      <w:pPr>
        <w:pStyle w:val="ListParagraph"/>
        <w:numPr>
          <w:ilvl w:val="0"/>
          <w:numId w:val="7"/>
        </w:numPr>
        <w:shd w:val="clear" w:color="auto" w:fill="FFFFFF"/>
        <w:spacing w:after="0" w:line="480" w:lineRule="auto"/>
        <w:rPr>
          <w:rFonts w:asciiTheme="majorBidi" w:eastAsia="Times New Roman" w:hAnsiTheme="majorBidi" w:cstheme="majorBidi"/>
          <w:b/>
          <w:bCs/>
          <w:color w:val="000000" w:themeColor="text1"/>
          <w:sz w:val="24"/>
          <w:szCs w:val="24"/>
          <w:lang w:eastAsia="en-CA"/>
        </w:rPr>
      </w:pPr>
      <w:bookmarkStart w:id="141" w:name="OLE_LINK1"/>
      <w:bookmarkStart w:id="142" w:name="OLE_LINK2"/>
      <w:r>
        <w:rPr>
          <w:rFonts w:asciiTheme="majorBidi" w:eastAsia="Times New Roman" w:hAnsiTheme="majorBidi" w:cstheme="majorBidi"/>
          <w:b/>
          <w:bCs/>
          <w:color w:val="000000" w:themeColor="text1"/>
          <w:sz w:val="24"/>
          <w:szCs w:val="24"/>
          <w:lang w:eastAsia="en-CA"/>
        </w:rPr>
        <w:t>Camera deployment</w:t>
      </w:r>
      <w:r w:rsidR="005B4FF5">
        <w:rPr>
          <w:rFonts w:asciiTheme="majorBidi" w:eastAsia="Times New Roman" w:hAnsiTheme="majorBidi" w:cstheme="majorBidi"/>
          <w:b/>
          <w:bCs/>
          <w:color w:val="000000" w:themeColor="text1"/>
          <w:sz w:val="24"/>
          <w:szCs w:val="24"/>
          <w:lang w:eastAsia="en-CA"/>
        </w:rPr>
        <w:t xml:space="preserve"> and imagery collected</w:t>
      </w:r>
      <w:r>
        <w:rPr>
          <w:rFonts w:asciiTheme="majorBidi" w:eastAsia="Times New Roman" w:hAnsiTheme="majorBidi" w:cstheme="majorBidi"/>
          <w:b/>
          <w:bCs/>
          <w:color w:val="000000" w:themeColor="text1"/>
          <w:sz w:val="24"/>
          <w:szCs w:val="24"/>
          <w:lang w:eastAsia="en-CA"/>
        </w:rPr>
        <w:t xml:space="preserve"> </w:t>
      </w:r>
    </w:p>
    <w:bookmarkEnd w:id="141"/>
    <w:bookmarkEnd w:id="142"/>
    <w:p w14:paraId="7D2DFCEC" w14:textId="0DC9E4E2" w:rsidR="003D7008" w:rsidDel="009F03C9" w:rsidRDefault="005B4FF5" w:rsidP="009F03C9">
      <w:pPr>
        <w:shd w:val="clear" w:color="auto" w:fill="FFFFFF"/>
        <w:spacing w:after="0" w:line="480" w:lineRule="auto"/>
        <w:jc w:val="both"/>
        <w:rPr>
          <w:del w:id="143" w:author="zenrunner" w:date="2018-04-04T16:19:00Z"/>
          <w:rFonts w:asciiTheme="majorBidi" w:eastAsia="Times New Roman" w:hAnsiTheme="majorBidi" w:cstheme="majorBidi"/>
          <w:color w:val="000000" w:themeColor="text1"/>
          <w:sz w:val="24"/>
          <w:szCs w:val="24"/>
          <w:lang w:eastAsia="en-CA"/>
        </w:rPr>
        <w:pPrChange w:id="144" w:author="zenrunner" w:date="2018-04-04T16:19:00Z">
          <w:pPr>
            <w:shd w:val="clear" w:color="auto" w:fill="FFFFFF"/>
            <w:spacing w:after="0" w:line="480" w:lineRule="auto"/>
            <w:jc w:val="both"/>
          </w:pPr>
        </w:pPrChange>
      </w:pPr>
      <w:r>
        <w:rPr>
          <w:rFonts w:asciiTheme="majorBidi" w:eastAsia="Times New Roman" w:hAnsiTheme="majorBidi" w:cstheme="majorBidi"/>
          <w:b/>
          <w:b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Camera traps were set at the Mojave Desert and the Carrizo Plain</w:t>
      </w:r>
      <w:r w:rsidR="003C66FC">
        <w:rPr>
          <w:rFonts w:asciiTheme="majorBidi" w:eastAsia="Times New Roman" w:hAnsiTheme="majorBidi" w:cstheme="majorBidi"/>
          <w:color w:val="000000" w:themeColor="text1"/>
          <w:sz w:val="24"/>
          <w:szCs w:val="24"/>
          <w:lang w:eastAsia="en-CA"/>
        </w:rPr>
        <w:t xml:space="preserve"> National Monument</w:t>
      </w:r>
      <w:r>
        <w:rPr>
          <w:rFonts w:asciiTheme="majorBidi" w:eastAsia="Times New Roman" w:hAnsiTheme="majorBidi" w:cstheme="majorBidi"/>
          <w:color w:val="000000" w:themeColor="text1"/>
          <w:sz w:val="24"/>
          <w:szCs w:val="24"/>
          <w:lang w:eastAsia="en-CA"/>
        </w:rPr>
        <w:t>. In the Mojave, the sites were divided into two categories correspond</w:t>
      </w:r>
      <w:r w:rsidR="00205460">
        <w:rPr>
          <w:rFonts w:asciiTheme="majorBidi" w:eastAsia="Times New Roman" w:hAnsiTheme="majorBidi" w:cstheme="majorBidi"/>
          <w:color w:val="000000" w:themeColor="text1"/>
          <w:sz w:val="24"/>
          <w:szCs w:val="24"/>
          <w:lang w:eastAsia="en-CA"/>
        </w:rPr>
        <w:t>ing to the shrub type</w:t>
      </w:r>
      <w:r>
        <w:rPr>
          <w:rFonts w:asciiTheme="majorBidi" w:eastAsia="Times New Roman" w:hAnsiTheme="majorBidi" w:cstheme="majorBidi"/>
          <w:color w:val="000000" w:themeColor="text1"/>
          <w:sz w:val="24"/>
          <w:szCs w:val="24"/>
          <w:lang w:eastAsia="en-CA"/>
        </w:rPr>
        <w:t xml:space="preserve">: </w:t>
      </w:r>
      <w:r w:rsidRPr="005B4FF5">
        <w:rPr>
          <w:rFonts w:asciiTheme="majorBidi" w:eastAsia="Times New Roman" w:hAnsiTheme="majorBidi" w:cstheme="majorBidi"/>
          <w:i/>
          <w:iCs/>
          <w:color w:val="000000" w:themeColor="text1"/>
          <w:sz w:val="24"/>
          <w:szCs w:val="24"/>
          <w:lang w:eastAsia="en-CA"/>
        </w:rPr>
        <w:t xml:space="preserve">L. </w:t>
      </w:r>
      <w:proofErr w:type="spellStart"/>
      <w:r w:rsidRPr="005B4FF5">
        <w:rPr>
          <w:rFonts w:asciiTheme="majorBidi" w:eastAsia="Times New Roman" w:hAnsiTheme="majorBidi" w:cstheme="majorBidi"/>
          <w:i/>
          <w:iCs/>
          <w:color w:val="000000" w:themeColor="text1"/>
          <w:sz w:val="24"/>
          <w:szCs w:val="24"/>
          <w:lang w:eastAsia="en-CA"/>
        </w:rPr>
        <w:t>tridentata</w:t>
      </w:r>
      <w:proofErr w:type="spellEnd"/>
      <w:r>
        <w:rPr>
          <w:rFonts w:asciiTheme="majorBidi" w:eastAsia="Times New Roman" w:hAnsiTheme="majorBidi" w:cstheme="majorBidi"/>
          <w:color w:val="000000" w:themeColor="text1"/>
          <w:sz w:val="24"/>
          <w:szCs w:val="24"/>
          <w:lang w:eastAsia="en-CA"/>
        </w:rPr>
        <w:t xml:space="preserve"> (</w:t>
      </w:r>
      <w:proofErr w:type="spellStart"/>
      <w:r>
        <w:rPr>
          <w:rFonts w:asciiTheme="majorBidi" w:eastAsia="Times New Roman" w:hAnsiTheme="majorBidi" w:cstheme="majorBidi"/>
          <w:color w:val="000000" w:themeColor="text1"/>
          <w:sz w:val="24"/>
          <w:szCs w:val="24"/>
          <w:lang w:eastAsia="en-CA"/>
        </w:rPr>
        <w:t>Larrea</w:t>
      </w:r>
      <w:proofErr w:type="spellEnd"/>
      <w:r>
        <w:rPr>
          <w:rFonts w:asciiTheme="majorBidi" w:eastAsia="Times New Roman" w:hAnsiTheme="majorBidi" w:cstheme="majorBidi"/>
          <w:color w:val="000000" w:themeColor="text1"/>
          <w:sz w:val="24"/>
          <w:szCs w:val="24"/>
          <w:lang w:eastAsia="en-CA"/>
        </w:rPr>
        <w:t xml:space="preserve">) or </w:t>
      </w:r>
      <w:r w:rsidRPr="005B4FF5">
        <w:rPr>
          <w:rFonts w:asciiTheme="majorBidi" w:eastAsia="Times New Roman" w:hAnsiTheme="majorBidi" w:cstheme="majorBidi"/>
          <w:i/>
          <w:iCs/>
          <w:color w:val="000000" w:themeColor="text1"/>
          <w:sz w:val="24"/>
          <w:szCs w:val="24"/>
          <w:lang w:eastAsia="en-CA"/>
        </w:rPr>
        <w:t xml:space="preserve">C. </w:t>
      </w:r>
      <w:proofErr w:type="spellStart"/>
      <w:r w:rsidRPr="005B4FF5">
        <w:rPr>
          <w:rFonts w:asciiTheme="majorBidi" w:eastAsia="Times New Roman" w:hAnsiTheme="majorBidi" w:cstheme="majorBidi"/>
          <w:i/>
          <w:iCs/>
          <w:color w:val="000000" w:themeColor="text1"/>
          <w:sz w:val="24"/>
          <w:szCs w:val="24"/>
          <w:lang w:eastAsia="en-CA"/>
        </w:rPr>
        <w:t>acanthocarpa</w:t>
      </w:r>
      <w:proofErr w:type="spellEnd"/>
      <w:r>
        <w:rPr>
          <w:rFonts w:asciiTheme="majorBidi" w:eastAsia="Times New Roman" w:hAnsiTheme="majorBidi" w:cstheme="majorBidi"/>
          <w:i/>
          <w:iCs/>
          <w:color w:val="000000" w:themeColor="text1"/>
          <w:sz w:val="24"/>
          <w:szCs w:val="24"/>
          <w:lang w:eastAsia="en-CA"/>
        </w:rPr>
        <w:t xml:space="preserve"> </w:t>
      </w:r>
      <w:r>
        <w:rPr>
          <w:rFonts w:asciiTheme="majorBidi" w:eastAsia="Times New Roman" w:hAnsiTheme="majorBidi" w:cstheme="majorBidi"/>
          <w:color w:val="000000" w:themeColor="text1"/>
          <w:sz w:val="24"/>
          <w:szCs w:val="24"/>
          <w:lang w:eastAsia="en-CA"/>
        </w:rPr>
        <w:t xml:space="preserve">(buckhorn). There was a total of eight </w:t>
      </w:r>
      <w:r w:rsidR="00716E02">
        <w:rPr>
          <w:rFonts w:asciiTheme="majorBidi" w:eastAsia="Times New Roman" w:hAnsiTheme="majorBidi" w:cstheme="majorBidi"/>
          <w:color w:val="000000" w:themeColor="text1"/>
          <w:sz w:val="24"/>
          <w:szCs w:val="24"/>
          <w:lang w:eastAsia="en-CA"/>
        </w:rPr>
        <w:t>micro</w:t>
      </w:r>
      <w:r>
        <w:rPr>
          <w:rFonts w:asciiTheme="majorBidi" w:eastAsia="Times New Roman" w:hAnsiTheme="majorBidi" w:cstheme="majorBidi"/>
          <w:color w:val="000000" w:themeColor="text1"/>
          <w:sz w:val="24"/>
          <w:szCs w:val="24"/>
          <w:lang w:eastAsia="en-CA"/>
        </w:rPr>
        <w:t xml:space="preserve">sites </w:t>
      </w:r>
      <w:r w:rsidR="003D7008">
        <w:rPr>
          <w:rFonts w:asciiTheme="majorBidi" w:eastAsia="Times New Roman" w:hAnsiTheme="majorBidi" w:cstheme="majorBidi"/>
          <w:color w:val="000000" w:themeColor="text1"/>
          <w:sz w:val="24"/>
          <w:szCs w:val="24"/>
          <w:lang w:eastAsia="en-CA"/>
        </w:rPr>
        <w:t>chosen at random for buckhorn</w:t>
      </w:r>
      <w:ins w:id="145" w:author="zenrunner" w:date="2018-04-04T16:19:00Z">
        <w:r w:rsidR="009F03C9">
          <w:rPr>
            <w:rFonts w:asciiTheme="majorBidi" w:eastAsia="Times New Roman" w:hAnsiTheme="majorBidi" w:cstheme="majorBidi"/>
            <w:color w:val="000000" w:themeColor="text1"/>
            <w:sz w:val="24"/>
            <w:szCs w:val="24"/>
            <w:lang w:eastAsia="en-CA"/>
          </w:rPr>
          <w:t xml:space="preserve"> </w:t>
        </w:r>
      </w:ins>
      <w:del w:id="146" w:author="zenrunner" w:date="2018-04-04T16:19:00Z">
        <w:r w:rsidR="003D7008" w:rsidDel="009F03C9">
          <w:rPr>
            <w:rFonts w:asciiTheme="majorBidi" w:eastAsia="Times New Roman" w:hAnsiTheme="majorBidi" w:cstheme="majorBidi"/>
            <w:color w:val="000000" w:themeColor="text1"/>
            <w:sz w:val="24"/>
            <w:szCs w:val="24"/>
            <w:lang w:eastAsia="en-CA"/>
          </w:rPr>
          <w:delText xml:space="preserve">: site 1) </w:delText>
        </w:r>
        <w:r w:rsidR="003D7008" w:rsidRPr="003D7008" w:rsidDel="009F03C9">
          <w:rPr>
            <w:rFonts w:asciiTheme="majorBidi" w:eastAsia="Times New Roman" w:hAnsiTheme="majorBidi" w:cstheme="majorBidi"/>
            <w:color w:val="000000" w:themeColor="text1"/>
            <w:sz w:val="24"/>
            <w:szCs w:val="24"/>
            <w:lang w:eastAsia="en-CA"/>
          </w:rPr>
          <w:delText>-115.662498</w:delText>
        </w:r>
        <w:r w:rsidR="003D7008" w:rsidDel="009F03C9">
          <w:rPr>
            <w:rFonts w:asciiTheme="majorBidi" w:eastAsia="Times New Roman" w:hAnsiTheme="majorBidi" w:cstheme="majorBidi"/>
            <w:color w:val="000000" w:themeColor="text1"/>
            <w:sz w:val="24"/>
            <w:szCs w:val="24"/>
            <w:lang w:eastAsia="en-CA"/>
          </w:rPr>
          <w:delText xml:space="preserve">°, </w:delText>
        </w:r>
        <w:r w:rsidR="003D7008" w:rsidRPr="003D7008" w:rsidDel="009F03C9">
          <w:rPr>
            <w:rFonts w:asciiTheme="majorBidi" w:eastAsia="Times New Roman" w:hAnsiTheme="majorBidi" w:cstheme="majorBidi"/>
            <w:color w:val="000000" w:themeColor="text1"/>
            <w:sz w:val="24"/>
            <w:szCs w:val="24"/>
            <w:lang w:eastAsia="en-CA"/>
          </w:rPr>
          <w:delText>34.782643</w:delText>
        </w:r>
        <w:r w:rsidR="003D7008" w:rsidDel="009F03C9">
          <w:rPr>
            <w:rFonts w:asciiTheme="majorBidi" w:eastAsia="Times New Roman" w:hAnsiTheme="majorBidi" w:cstheme="majorBidi"/>
            <w:color w:val="000000" w:themeColor="text1"/>
            <w:sz w:val="24"/>
            <w:szCs w:val="24"/>
            <w:lang w:eastAsia="en-CA"/>
          </w:rPr>
          <w:delText xml:space="preserve">°; site 2) </w:delText>
        </w:r>
        <w:r w:rsidR="003D7008" w:rsidRPr="003D7008" w:rsidDel="009F03C9">
          <w:rPr>
            <w:rFonts w:asciiTheme="majorBidi" w:eastAsia="Times New Roman" w:hAnsiTheme="majorBidi" w:cstheme="majorBidi"/>
            <w:color w:val="000000" w:themeColor="text1"/>
            <w:sz w:val="24"/>
            <w:szCs w:val="24"/>
            <w:lang w:eastAsia="en-CA"/>
          </w:rPr>
          <w:delText>-115.662715</w:delText>
        </w:r>
        <w:r w:rsidR="003D7008" w:rsidDel="009F03C9">
          <w:rPr>
            <w:rFonts w:asciiTheme="majorBidi" w:eastAsia="Times New Roman" w:hAnsiTheme="majorBidi" w:cstheme="majorBidi"/>
            <w:color w:val="000000" w:themeColor="text1"/>
            <w:sz w:val="24"/>
            <w:szCs w:val="24"/>
            <w:lang w:eastAsia="en-CA"/>
          </w:rPr>
          <w:delText xml:space="preserve">°, </w:delText>
        </w:r>
        <w:r w:rsidR="003D7008" w:rsidRPr="003D7008" w:rsidDel="009F03C9">
          <w:rPr>
            <w:rFonts w:asciiTheme="majorBidi" w:eastAsia="Times New Roman" w:hAnsiTheme="majorBidi" w:cstheme="majorBidi"/>
            <w:color w:val="000000" w:themeColor="text1"/>
            <w:sz w:val="24"/>
            <w:szCs w:val="24"/>
            <w:lang w:eastAsia="en-CA"/>
          </w:rPr>
          <w:delText>34.782213</w:delText>
        </w:r>
        <w:r w:rsidR="003D7008" w:rsidDel="009F03C9">
          <w:rPr>
            <w:rFonts w:asciiTheme="majorBidi" w:eastAsia="Times New Roman" w:hAnsiTheme="majorBidi" w:cstheme="majorBidi"/>
            <w:color w:val="000000" w:themeColor="text1"/>
            <w:sz w:val="24"/>
            <w:szCs w:val="24"/>
            <w:lang w:eastAsia="en-CA"/>
          </w:rPr>
          <w:delText xml:space="preserve">°; site 3) </w:delText>
        </w:r>
      </w:del>
    </w:p>
    <w:p w14:paraId="684CE224" w14:textId="27BD34D6" w:rsidR="0003463E" w:rsidRDefault="003D7008" w:rsidP="009F03C9">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del w:id="147" w:author="zenrunner" w:date="2018-04-04T16:19:00Z">
        <w:r w:rsidRPr="003D7008" w:rsidDel="009F03C9">
          <w:rPr>
            <w:rFonts w:asciiTheme="majorBidi" w:eastAsia="Times New Roman" w:hAnsiTheme="majorBidi" w:cstheme="majorBidi"/>
            <w:color w:val="000000" w:themeColor="text1"/>
            <w:sz w:val="24"/>
            <w:szCs w:val="24"/>
            <w:lang w:eastAsia="en-CA"/>
          </w:rPr>
          <w:delText>-115.662539°, 34.781928°; site 4) -115.662253°, 34.781686°; site 5) -115.662282, 34.781572°; site 6) -115.662281, 34.781464°; site 7) -115.662118°,</w:delText>
        </w:r>
        <w:r w:rsidRPr="003D7008" w:rsidDel="009F03C9">
          <w:delText xml:space="preserve"> </w:delText>
        </w:r>
        <w:r w:rsidRPr="003D7008" w:rsidDel="009F03C9">
          <w:rPr>
            <w:rFonts w:asciiTheme="majorBidi" w:eastAsia="Times New Roman" w:hAnsiTheme="majorBidi" w:cstheme="majorBidi"/>
            <w:color w:val="000000" w:themeColor="text1"/>
            <w:sz w:val="24"/>
            <w:szCs w:val="24"/>
            <w:lang w:eastAsia="en-CA"/>
          </w:rPr>
          <w:delText>34.781213° ; and site 8) -115.662208°, 34.780965</w:delText>
        </w:r>
        <w:r w:rsidDel="009F03C9">
          <w:rPr>
            <w:rFonts w:asciiTheme="majorBidi" w:eastAsia="Times New Roman" w:hAnsiTheme="majorBidi" w:cstheme="majorBidi"/>
            <w:color w:val="000000" w:themeColor="text1"/>
            <w:sz w:val="24"/>
            <w:szCs w:val="24"/>
            <w:lang w:eastAsia="en-CA"/>
          </w:rPr>
          <w:delText>. The L</w:delText>
        </w:r>
        <w:r w:rsidRPr="003D7008" w:rsidDel="009F03C9">
          <w:rPr>
            <w:rFonts w:asciiTheme="majorBidi" w:eastAsia="Times New Roman" w:hAnsiTheme="majorBidi" w:cstheme="majorBidi"/>
            <w:color w:val="000000" w:themeColor="text1"/>
            <w:sz w:val="24"/>
            <w:szCs w:val="24"/>
            <w:lang w:eastAsia="en-CA"/>
          </w:rPr>
          <w:delText>a</w:delText>
        </w:r>
        <w:r w:rsidR="003C66FC" w:rsidDel="009F03C9">
          <w:rPr>
            <w:rFonts w:asciiTheme="majorBidi" w:eastAsia="Times New Roman" w:hAnsiTheme="majorBidi" w:cstheme="majorBidi"/>
            <w:color w:val="000000" w:themeColor="text1"/>
            <w:sz w:val="24"/>
            <w:szCs w:val="24"/>
            <w:lang w:eastAsia="en-CA"/>
          </w:rPr>
          <w:delText xml:space="preserve">rrea </w:delText>
        </w:r>
        <w:r w:rsidDel="009F03C9">
          <w:rPr>
            <w:rFonts w:asciiTheme="majorBidi" w:eastAsia="Times New Roman" w:hAnsiTheme="majorBidi" w:cstheme="majorBidi"/>
            <w:color w:val="000000" w:themeColor="text1"/>
            <w:sz w:val="24"/>
            <w:szCs w:val="24"/>
            <w:lang w:eastAsia="en-CA"/>
          </w:rPr>
          <w:delText xml:space="preserve">followed the same scheme: site 1) </w:delText>
        </w:r>
        <w:r w:rsidRPr="003D7008" w:rsidDel="009F03C9">
          <w:rPr>
            <w:rFonts w:asciiTheme="majorBidi" w:eastAsia="Times New Roman" w:hAnsiTheme="majorBidi" w:cstheme="majorBidi"/>
            <w:color w:val="000000" w:themeColor="text1"/>
            <w:sz w:val="24"/>
            <w:szCs w:val="24"/>
            <w:lang w:eastAsia="en-CA"/>
          </w:rPr>
          <w:delText>-115.661882</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34.778354</w:delText>
        </w:r>
        <w:r w:rsidDel="009F03C9">
          <w:rPr>
            <w:rFonts w:asciiTheme="majorBidi" w:eastAsia="Times New Roman" w:hAnsiTheme="majorBidi" w:cstheme="majorBidi"/>
            <w:color w:val="000000" w:themeColor="text1"/>
            <w:sz w:val="24"/>
            <w:szCs w:val="24"/>
            <w:lang w:eastAsia="en-CA"/>
          </w:rPr>
          <w:delText>°; site 2)</w:delText>
        </w:r>
        <w:r w:rsidRPr="003D7008" w:rsidDel="009F03C9">
          <w:delText xml:space="preserve"> </w:delText>
        </w:r>
        <w:r w:rsidRPr="003D7008" w:rsidDel="009F03C9">
          <w:rPr>
            <w:rFonts w:asciiTheme="majorBidi" w:eastAsia="Times New Roman" w:hAnsiTheme="majorBidi" w:cstheme="majorBidi"/>
            <w:color w:val="000000" w:themeColor="text1"/>
            <w:sz w:val="24"/>
            <w:szCs w:val="24"/>
            <w:lang w:eastAsia="en-CA"/>
          </w:rPr>
          <w:delText>-115.661761</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34.778099</w:delText>
        </w:r>
        <w:r w:rsidDel="009F03C9">
          <w:rPr>
            <w:rFonts w:asciiTheme="majorBidi" w:eastAsia="Times New Roman" w:hAnsiTheme="majorBidi" w:cstheme="majorBidi"/>
            <w:color w:val="000000" w:themeColor="text1"/>
            <w:sz w:val="24"/>
            <w:szCs w:val="24"/>
            <w:lang w:eastAsia="en-CA"/>
          </w:rPr>
          <w:delText xml:space="preserve">°; site 3) </w:delText>
        </w:r>
        <w:r w:rsidRPr="003D7008" w:rsidDel="009F03C9">
          <w:rPr>
            <w:rFonts w:asciiTheme="majorBidi" w:eastAsia="Times New Roman" w:hAnsiTheme="majorBidi" w:cstheme="majorBidi"/>
            <w:color w:val="000000" w:themeColor="text1"/>
            <w:sz w:val="24"/>
            <w:szCs w:val="24"/>
            <w:lang w:eastAsia="en-CA"/>
          </w:rPr>
          <w:delText>-115.661311</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34.777848</w:delText>
        </w:r>
        <w:r w:rsidDel="009F03C9">
          <w:rPr>
            <w:rFonts w:asciiTheme="majorBidi" w:eastAsia="Times New Roman" w:hAnsiTheme="majorBidi" w:cstheme="majorBidi"/>
            <w:color w:val="000000" w:themeColor="text1"/>
            <w:sz w:val="24"/>
            <w:szCs w:val="24"/>
            <w:lang w:eastAsia="en-CA"/>
          </w:rPr>
          <w:delText xml:space="preserve">°; site 4) </w:delText>
        </w:r>
        <w:r w:rsidRPr="003D7008" w:rsidDel="009F03C9">
          <w:rPr>
            <w:rFonts w:asciiTheme="majorBidi" w:eastAsia="Times New Roman" w:hAnsiTheme="majorBidi" w:cstheme="majorBidi"/>
            <w:color w:val="000000" w:themeColor="text1"/>
            <w:sz w:val="24"/>
            <w:szCs w:val="24"/>
            <w:lang w:eastAsia="en-CA"/>
          </w:rPr>
          <w:delText>-115.661042</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34.77751</w:delText>
        </w:r>
        <w:r w:rsidDel="009F03C9">
          <w:rPr>
            <w:rFonts w:asciiTheme="majorBidi" w:eastAsia="Times New Roman" w:hAnsiTheme="majorBidi" w:cstheme="majorBidi"/>
            <w:color w:val="000000" w:themeColor="text1"/>
            <w:sz w:val="24"/>
            <w:szCs w:val="24"/>
            <w:lang w:eastAsia="en-CA"/>
          </w:rPr>
          <w:delText xml:space="preserve">°; site 5) </w:delText>
        </w:r>
        <w:r w:rsidRPr="003D7008" w:rsidDel="009F03C9">
          <w:rPr>
            <w:rFonts w:asciiTheme="majorBidi" w:eastAsia="Times New Roman" w:hAnsiTheme="majorBidi" w:cstheme="majorBidi"/>
            <w:color w:val="000000" w:themeColor="text1"/>
            <w:sz w:val="24"/>
            <w:szCs w:val="24"/>
            <w:lang w:eastAsia="en-CA"/>
          </w:rPr>
          <w:delText>-115.660929</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34.777347</w:delText>
        </w:r>
        <w:r w:rsidDel="009F03C9">
          <w:rPr>
            <w:rFonts w:asciiTheme="majorBidi" w:eastAsia="Times New Roman" w:hAnsiTheme="majorBidi" w:cstheme="majorBidi"/>
            <w:color w:val="000000" w:themeColor="text1"/>
            <w:sz w:val="24"/>
            <w:szCs w:val="24"/>
            <w:lang w:eastAsia="en-CA"/>
          </w:rPr>
          <w:delText xml:space="preserve">°; site 6) </w:delText>
        </w:r>
        <w:r w:rsidRPr="003D7008" w:rsidDel="009F03C9">
          <w:rPr>
            <w:rFonts w:asciiTheme="majorBidi" w:eastAsia="Times New Roman" w:hAnsiTheme="majorBidi" w:cstheme="majorBidi"/>
            <w:color w:val="000000" w:themeColor="text1"/>
            <w:sz w:val="24"/>
            <w:szCs w:val="24"/>
            <w:lang w:eastAsia="en-CA"/>
          </w:rPr>
          <w:delText>-115.660745</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34.776684</w:delText>
        </w:r>
        <w:r w:rsidDel="009F03C9">
          <w:rPr>
            <w:rFonts w:asciiTheme="majorBidi" w:eastAsia="Times New Roman" w:hAnsiTheme="majorBidi" w:cstheme="majorBidi"/>
            <w:color w:val="000000" w:themeColor="text1"/>
            <w:sz w:val="24"/>
            <w:szCs w:val="24"/>
            <w:lang w:eastAsia="en-CA"/>
          </w:rPr>
          <w:delText xml:space="preserve">°; site 7) </w:delText>
        </w:r>
        <w:r w:rsidRPr="003D7008" w:rsidDel="009F03C9">
          <w:rPr>
            <w:rFonts w:asciiTheme="majorBidi" w:eastAsia="Times New Roman" w:hAnsiTheme="majorBidi" w:cstheme="majorBidi"/>
            <w:color w:val="000000" w:themeColor="text1"/>
            <w:sz w:val="24"/>
            <w:szCs w:val="24"/>
            <w:lang w:eastAsia="en-CA"/>
          </w:rPr>
          <w:delText>-115.660734</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34.776384</w:delText>
        </w:r>
        <w:r w:rsidDel="009F03C9">
          <w:rPr>
            <w:rFonts w:asciiTheme="majorBidi" w:eastAsia="Times New Roman" w:hAnsiTheme="majorBidi" w:cstheme="majorBidi"/>
            <w:color w:val="000000" w:themeColor="text1"/>
            <w:sz w:val="24"/>
            <w:szCs w:val="24"/>
            <w:lang w:eastAsia="en-CA"/>
          </w:rPr>
          <w:delText xml:space="preserve">°; and site 8) </w:delText>
        </w:r>
        <w:r w:rsidRPr="003D7008" w:rsidDel="009F03C9">
          <w:rPr>
            <w:rFonts w:asciiTheme="majorBidi" w:eastAsia="Times New Roman" w:hAnsiTheme="majorBidi" w:cstheme="majorBidi"/>
            <w:color w:val="000000" w:themeColor="text1"/>
            <w:sz w:val="24"/>
            <w:szCs w:val="24"/>
            <w:lang w:eastAsia="en-CA"/>
          </w:rPr>
          <w:delText>-115.660723</w:delText>
        </w:r>
        <w:r w:rsidDel="009F03C9">
          <w:rPr>
            <w:rFonts w:asciiTheme="majorBidi" w:eastAsia="Times New Roman" w:hAnsiTheme="majorBidi" w:cstheme="majorBidi"/>
            <w:color w:val="000000" w:themeColor="text1"/>
            <w:sz w:val="24"/>
            <w:szCs w:val="24"/>
            <w:lang w:eastAsia="en-CA"/>
          </w:rPr>
          <w:delText xml:space="preserve">°, </w:delText>
        </w:r>
        <w:r w:rsidRPr="003D7008" w:rsidDel="009F03C9">
          <w:rPr>
            <w:rFonts w:asciiTheme="majorBidi" w:eastAsia="Times New Roman" w:hAnsiTheme="majorBidi" w:cstheme="majorBidi"/>
            <w:color w:val="000000" w:themeColor="text1"/>
            <w:sz w:val="24"/>
            <w:szCs w:val="24"/>
            <w:lang w:eastAsia="en-CA"/>
          </w:rPr>
          <w:delText>34.776453</w:delText>
        </w:r>
        <w:r w:rsidDel="009F03C9">
          <w:rPr>
            <w:rFonts w:asciiTheme="majorBidi" w:eastAsia="Times New Roman" w:hAnsiTheme="majorBidi" w:cstheme="majorBidi"/>
            <w:color w:val="000000" w:themeColor="text1"/>
            <w:sz w:val="24"/>
            <w:szCs w:val="24"/>
            <w:lang w:eastAsia="en-CA"/>
          </w:rPr>
          <w:delText xml:space="preserve">°. Cameras were set to survey on consecutive days </w:delText>
        </w:r>
        <w:r w:rsidR="00205460" w:rsidDel="009F03C9">
          <w:rPr>
            <w:rFonts w:asciiTheme="majorBidi" w:eastAsia="Times New Roman" w:hAnsiTheme="majorBidi" w:cstheme="majorBidi"/>
            <w:color w:val="000000" w:themeColor="text1"/>
            <w:sz w:val="24"/>
            <w:szCs w:val="24"/>
            <w:lang w:eastAsia="en-CA"/>
          </w:rPr>
          <w:delText>from March 23</w:delText>
        </w:r>
        <w:r w:rsidR="00205460" w:rsidRPr="00205460" w:rsidDel="009F03C9">
          <w:rPr>
            <w:rFonts w:asciiTheme="majorBidi" w:eastAsia="Times New Roman" w:hAnsiTheme="majorBidi" w:cstheme="majorBidi"/>
            <w:color w:val="000000" w:themeColor="text1"/>
            <w:sz w:val="24"/>
            <w:szCs w:val="24"/>
            <w:vertAlign w:val="superscript"/>
            <w:lang w:eastAsia="en-CA"/>
          </w:rPr>
          <w:delText>rd</w:delText>
        </w:r>
        <w:r w:rsidR="00205460" w:rsidDel="009F03C9">
          <w:rPr>
            <w:rFonts w:asciiTheme="majorBidi" w:eastAsia="Times New Roman" w:hAnsiTheme="majorBidi" w:cstheme="majorBidi"/>
            <w:color w:val="000000" w:themeColor="text1"/>
            <w:sz w:val="24"/>
            <w:szCs w:val="24"/>
            <w:lang w:eastAsia="en-CA"/>
          </w:rPr>
          <w:delText>, 2017 to May 3</w:delText>
        </w:r>
        <w:r w:rsidR="00205460" w:rsidRPr="00205460" w:rsidDel="009F03C9">
          <w:rPr>
            <w:rFonts w:asciiTheme="majorBidi" w:eastAsia="Times New Roman" w:hAnsiTheme="majorBidi" w:cstheme="majorBidi"/>
            <w:color w:val="000000" w:themeColor="text1"/>
            <w:sz w:val="24"/>
            <w:szCs w:val="24"/>
            <w:vertAlign w:val="superscript"/>
            <w:lang w:eastAsia="en-CA"/>
          </w:rPr>
          <w:delText>rd</w:delText>
        </w:r>
        <w:r w:rsidR="00205460" w:rsidDel="009F03C9">
          <w:rPr>
            <w:rFonts w:asciiTheme="majorBidi" w:eastAsia="Times New Roman" w:hAnsiTheme="majorBidi" w:cstheme="majorBidi"/>
            <w:color w:val="000000" w:themeColor="text1"/>
            <w:sz w:val="24"/>
            <w:szCs w:val="24"/>
            <w:lang w:eastAsia="en-CA"/>
          </w:rPr>
          <w:delText xml:space="preserve">, 2017 (approximately a total of seven weeks); </w:delText>
        </w:r>
      </w:del>
      <w:proofErr w:type="gramStart"/>
      <w:r w:rsidR="00205460">
        <w:rPr>
          <w:rFonts w:asciiTheme="majorBidi" w:eastAsia="Times New Roman" w:hAnsiTheme="majorBidi" w:cstheme="majorBidi"/>
          <w:color w:val="000000" w:themeColor="text1"/>
          <w:sz w:val="24"/>
          <w:szCs w:val="24"/>
          <w:lang w:eastAsia="en-CA"/>
        </w:rPr>
        <w:t>though</w:t>
      </w:r>
      <w:proofErr w:type="gramEnd"/>
      <w:r w:rsidR="00205460">
        <w:rPr>
          <w:rFonts w:asciiTheme="majorBidi" w:eastAsia="Times New Roman" w:hAnsiTheme="majorBidi" w:cstheme="majorBidi"/>
          <w:color w:val="000000" w:themeColor="text1"/>
          <w:sz w:val="24"/>
          <w:szCs w:val="24"/>
          <w:lang w:eastAsia="en-CA"/>
        </w:rPr>
        <w:t xml:space="preserve">, not all sites were recording during the full duration of sampling </w:t>
      </w:r>
      <w:del w:id="148" w:author="zenrunner" w:date="2018-04-04T16:19:00Z">
        <w:r w:rsidR="00205460" w:rsidDel="009F03C9">
          <w:rPr>
            <w:rFonts w:asciiTheme="majorBidi" w:eastAsia="Times New Roman" w:hAnsiTheme="majorBidi" w:cstheme="majorBidi"/>
            <w:color w:val="000000" w:themeColor="text1"/>
            <w:sz w:val="24"/>
            <w:szCs w:val="24"/>
            <w:lang w:eastAsia="en-CA"/>
          </w:rPr>
          <w:delText>(refer to raw data for specific days at each site)</w:delText>
        </w:r>
      </w:del>
      <w:ins w:id="149" w:author="zenrunner" w:date="2018-04-04T16:19:00Z">
        <w:r w:rsidR="009F03C9">
          <w:rPr>
            <w:rFonts w:asciiTheme="majorBidi" w:eastAsia="Times New Roman" w:hAnsiTheme="majorBidi" w:cstheme="majorBidi"/>
            <w:color w:val="000000" w:themeColor="text1"/>
            <w:sz w:val="24"/>
            <w:szCs w:val="24"/>
            <w:lang w:eastAsia="en-CA"/>
          </w:rPr>
          <w:t>(Table 1)</w:t>
        </w:r>
      </w:ins>
      <w:r w:rsidR="00205460">
        <w:rPr>
          <w:rFonts w:asciiTheme="majorBidi" w:eastAsia="Times New Roman" w:hAnsiTheme="majorBidi" w:cstheme="majorBidi"/>
          <w:color w:val="000000" w:themeColor="text1"/>
          <w:sz w:val="24"/>
          <w:szCs w:val="24"/>
          <w:lang w:eastAsia="en-CA"/>
        </w:rPr>
        <w:t xml:space="preserve">. </w:t>
      </w:r>
      <w:ins w:id="150" w:author="zenrunner" w:date="2018-04-04T16:19:00Z">
        <w:r w:rsidR="009F03C9">
          <w:rPr>
            <w:rFonts w:asciiTheme="majorBidi" w:eastAsia="Times New Roman" w:hAnsiTheme="majorBidi" w:cstheme="majorBidi"/>
            <w:color w:val="000000" w:themeColor="text1"/>
            <w:sz w:val="24"/>
            <w:szCs w:val="24"/>
            <w:lang w:eastAsia="en-CA"/>
          </w:rPr>
          <w:t xml:space="preserve"> Put all location data </w:t>
        </w:r>
        <w:proofErr w:type="spellStart"/>
        <w:r w:rsidR="009F03C9">
          <w:rPr>
            <w:rFonts w:asciiTheme="majorBidi" w:eastAsia="Times New Roman" w:hAnsiTheme="majorBidi" w:cstheme="majorBidi"/>
            <w:color w:val="000000" w:themeColor="text1"/>
            <w:sz w:val="24"/>
            <w:szCs w:val="24"/>
            <w:lang w:eastAsia="en-CA"/>
          </w:rPr>
          <w:t>etc</w:t>
        </w:r>
        <w:proofErr w:type="spellEnd"/>
        <w:r w:rsidR="009F03C9">
          <w:rPr>
            <w:rFonts w:asciiTheme="majorBidi" w:eastAsia="Times New Roman" w:hAnsiTheme="majorBidi" w:cstheme="majorBidi"/>
            <w:color w:val="000000" w:themeColor="text1"/>
            <w:sz w:val="24"/>
            <w:szCs w:val="24"/>
            <w:lang w:eastAsia="en-CA"/>
          </w:rPr>
          <w:t xml:space="preserve"> in either an appendix or in a Table.</w:t>
        </w:r>
      </w:ins>
    </w:p>
    <w:p w14:paraId="688C7B62" w14:textId="62A42956" w:rsidR="003D7008" w:rsidRDefault="003D7008"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Cameras at the Carrizo were also split into two categories, however in this case one category </w:t>
      </w:r>
      <w:r w:rsidRPr="003218A9">
        <w:rPr>
          <w:rFonts w:asciiTheme="majorBidi" w:eastAsia="Times New Roman" w:hAnsiTheme="majorBidi" w:cstheme="majorBidi"/>
          <w:sz w:val="24"/>
          <w:szCs w:val="24"/>
          <w:lang w:eastAsia="en-CA"/>
        </w:rPr>
        <w:t xml:space="preserve">corresponded </w:t>
      </w:r>
      <w:r w:rsidR="00205460" w:rsidRPr="003218A9">
        <w:rPr>
          <w:rFonts w:asciiTheme="majorBidi" w:eastAsia="Times New Roman" w:hAnsiTheme="majorBidi" w:cstheme="majorBidi"/>
          <w:sz w:val="24"/>
          <w:szCs w:val="24"/>
          <w:lang w:eastAsia="en-CA"/>
        </w:rPr>
        <w:t xml:space="preserve">to </w:t>
      </w:r>
      <w:r w:rsidR="00CB3735" w:rsidRPr="003218A9">
        <w:rPr>
          <w:rFonts w:asciiTheme="majorBidi" w:eastAsia="Times New Roman" w:hAnsiTheme="majorBidi" w:cstheme="majorBidi"/>
          <w:sz w:val="24"/>
          <w:szCs w:val="24"/>
          <w:lang w:eastAsia="en-CA"/>
        </w:rPr>
        <w:t xml:space="preserve">the </w:t>
      </w:r>
      <w:r w:rsidRPr="003218A9">
        <w:rPr>
          <w:rFonts w:asciiTheme="majorBidi" w:eastAsia="Times New Roman" w:hAnsiTheme="majorBidi" w:cstheme="majorBidi"/>
          <w:sz w:val="24"/>
          <w:szCs w:val="24"/>
          <w:lang w:eastAsia="en-CA"/>
        </w:rPr>
        <w:t xml:space="preserve">shrub </w:t>
      </w:r>
      <w:r w:rsidRPr="003218A9">
        <w:rPr>
          <w:rFonts w:asciiTheme="majorBidi" w:eastAsia="Times New Roman" w:hAnsiTheme="majorBidi" w:cstheme="majorBidi"/>
          <w:i/>
          <w:iCs/>
          <w:sz w:val="24"/>
          <w:szCs w:val="24"/>
          <w:lang w:eastAsia="en-CA"/>
        </w:rPr>
        <w:t xml:space="preserve">E. </w:t>
      </w:r>
      <w:proofErr w:type="spellStart"/>
      <w:r w:rsidRPr="003218A9">
        <w:rPr>
          <w:rFonts w:asciiTheme="majorBidi" w:eastAsia="Times New Roman" w:hAnsiTheme="majorBidi" w:cstheme="majorBidi"/>
          <w:i/>
          <w:iCs/>
          <w:sz w:val="24"/>
          <w:szCs w:val="24"/>
          <w:lang w:eastAsia="en-CA"/>
        </w:rPr>
        <w:t>californica</w:t>
      </w:r>
      <w:proofErr w:type="spellEnd"/>
      <w:r w:rsidR="00205460" w:rsidRPr="003218A9">
        <w:rPr>
          <w:rFonts w:asciiTheme="majorBidi" w:eastAsia="Times New Roman" w:hAnsiTheme="majorBidi" w:cstheme="majorBidi"/>
          <w:sz w:val="24"/>
          <w:szCs w:val="24"/>
          <w:lang w:eastAsia="en-CA"/>
        </w:rPr>
        <w:t>, whilst</w:t>
      </w:r>
      <w:r w:rsidRPr="003218A9">
        <w:rPr>
          <w:rFonts w:asciiTheme="majorBidi" w:eastAsia="Times New Roman" w:hAnsiTheme="majorBidi" w:cstheme="majorBidi"/>
          <w:sz w:val="24"/>
          <w:szCs w:val="24"/>
          <w:lang w:eastAsia="en-CA"/>
        </w:rPr>
        <w:t xml:space="preserve"> </w:t>
      </w:r>
      <w:r w:rsidR="00B60B53" w:rsidRPr="003218A9">
        <w:rPr>
          <w:rFonts w:asciiTheme="majorBidi" w:eastAsia="Times New Roman" w:hAnsiTheme="majorBidi" w:cstheme="majorBidi"/>
          <w:sz w:val="24"/>
          <w:szCs w:val="24"/>
          <w:lang w:eastAsia="en-CA"/>
        </w:rPr>
        <w:t>the other was simply</w:t>
      </w:r>
      <w:r w:rsidR="00CB3735" w:rsidRPr="003218A9">
        <w:rPr>
          <w:rFonts w:asciiTheme="majorBidi" w:eastAsia="Times New Roman" w:hAnsiTheme="majorBidi" w:cstheme="majorBidi"/>
          <w:sz w:val="24"/>
          <w:szCs w:val="24"/>
          <w:lang w:eastAsia="en-CA"/>
        </w:rPr>
        <w:t xml:space="preserve"> called</w:t>
      </w:r>
      <w:r w:rsidRPr="003218A9">
        <w:rPr>
          <w:rFonts w:asciiTheme="majorBidi" w:eastAsia="Times New Roman" w:hAnsiTheme="majorBidi" w:cstheme="majorBidi"/>
          <w:sz w:val="24"/>
          <w:szCs w:val="24"/>
          <w:lang w:eastAsia="en-CA"/>
        </w:rPr>
        <w:t xml:space="preserve"> ‘open’</w:t>
      </w:r>
      <w:r w:rsidR="00C523CF" w:rsidRPr="003218A9">
        <w:rPr>
          <w:rFonts w:asciiTheme="majorBidi" w:eastAsia="Times New Roman" w:hAnsiTheme="majorBidi" w:cstheme="majorBidi"/>
          <w:sz w:val="24"/>
          <w:szCs w:val="24"/>
          <w:lang w:eastAsia="en-CA"/>
        </w:rPr>
        <w:t xml:space="preserve"> and served as control </w:t>
      </w:r>
      <w:r w:rsidR="003218A9" w:rsidRPr="003218A9">
        <w:rPr>
          <w:rFonts w:asciiTheme="majorBidi" w:hAnsiTheme="majorBidi" w:cstheme="majorBidi"/>
          <w:sz w:val="24"/>
          <w:szCs w:val="24"/>
          <w:shd w:val="clear" w:color="auto" w:fill="FFFFFF"/>
        </w:rPr>
        <w:t>to serve</w:t>
      </w:r>
      <w:r w:rsidR="00C523CF" w:rsidRPr="003218A9">
        <w:rPr>
          <w:rFonts w:asciiTheme="majorBidi" w:hAnsiTheme="majorBidi" w:cstheme="majorBidi"/>
          <w:sz w:val="24"/>
          <w:szCs w:val="24"/>
          <w:shd w:val="clear" w:color="auto" w:fill="FFFFFF"/>
        </w:rPr>
        <w:t xml:space="preserve"> an estimate </w:t>
      </w:r>
      <w:r w:rsidR="003218A9" w:rsidRPr="003218A9">
        <w:rPr>
          <w:rFonts w:asciiTheme="majorBidi" w:hAnsiTheme="majorBidi" w:cstheme="majorBidi"/>
          <w:sz w:val="24"/>
          <w:szCs w:val="24"/>
          <w:shd w:val="clear" w:color="auto" w:fill="FFFFFF"/>
        </w:rPr>
        <w:t xml:space="preserve">of important </w:t>
      </w:r>
      <w:r w:rsidR="00C523CF" w:rsidRPr="003218A9">
        <w:rPr>
          <w:rFonts w:asciiTheme="majorBidi" w:hAnsiTheme="majorBidi" w:cstheme="majorBidi"/>
          <w:sz w:val="24"/>
          <w:szCs w:val="24"/>
          <w:shd w:val="clear" w:color="auto" w:fill="FFFFFF"/>
        </w:rPr>
        <w:t>associational patterns with shrubs</w:t>
      </w:r>
      <w:r w:rsidR="00C523CF" w:rsidRPr="003218A9">
        <w:rPr>
          <w:rFonts w:ascii="Helvetica" w:hAnsi="Helvetica" w:cs="Helvetica"/>
          <w:sz w:val="23"/>
          <w:szCs w:val="23"/>
          <w:shd w:val="clear" w:color="auto" w:fill="FFFFFF"/>
        </w:rPr>
        <w:t>.</w:t>
      </w:r>
      <w:r w:rsidR="00205460" w:rsidRPr="003218A9">
        <w:rPr>
          <w:rFonts w:asciiTheme="majorBidi" w:eastAsia="Times New Roman" w:hAnsiTheme="majorBidi" w:cstheme="majorBidi"/>
          <w:sz w:val="24"/>
          <w:szCs w:val="24"/>
          <w:lang w:eastAsia="en-CA"/>
        </w:rPr>
        <w:t xml:space="preserve"> </w:t>
      </w:r>
      <w:r w:rsidR="00205460">
        <w:rPr>
          <w:rFonts w:asciiTheme="majorBidi" w:eastAsia="Times New Roman" w:hAnsiTheme="majorBidi" w:cstheme="majorBidi"/>
          <w:color w:val="000000" w:themeColor="text1"/>
          <w:sz w:val="24"/>
          <w:szCs w:val="24"/>
          <w:lang w:eastAsia="en-CA"/>
        </w:rPr>
        <w:t>Sampling took place for a total of three weeks</w:t>
      </w:r>
      <w:r w:rsidR="00CB3735">
        <w:rPr>
          <w:rFonts w:asciiTheme="majorBidi" w:eastAsia="Times New Roman" w:hAnsiTheme="majorBidi" w:cstheme="majorBidi"/>
          <w:color w:val="000000" w:themeColor="text1"/>
          <w:sz w:val="24"/>
          <w:szCs w:val="24"/>
          <w:lang w:eastAsia="en-CA"/>
        </w:rPr>
        <w:t xml:space="preserve"> and three days</w:t>
      </w:r>
      <w:r w:rsidR="00716E02">
        <w:rPr>
          <w:rFonts w:asciiTheme="majorBidi" w:eastAsia="Times New Roman" w:hAnsiTheme="majorBidi" w:cstheme="majorBidi"/>
          <w:color w:val="000000" w:themeColor="text1"/>
          <w:sz w:val="24"/>
          <w:szCs w:val="24"/>
          <w:lang w:eastAsia="en-CA"/>
        </w:rPr>
        <w:t xml:space="preserve"> at 20 different micro</w:t>
      </w:r>
      <w:r w:rsidR="00CB3735">
        <w:rPr>
          <w:rFonts w:asciiTheme="majorBidi" w:eastAsia="Times New Roman" w:hAnsiTheme="majorBidi" w:cstheme="majorBidi"/>
          <w:color w:val="000000" w:themeColor="text1"/>
          <w:sz w:val="24"/>
          <w:szCs w:val="24"/>
          <w:lang w:eastAsia="en-CA"/>
        </w:rPr>
        <w:t>site</w:t>
      </w:r>
      <w:r w:rsidR="00716E02">
        <w:rPr>
          <w:rFonts w:asciiTheme="majorBidi" w:eastAsia="Times New Roman" w:hAnsiTheme="majorBidi" w:cstheme="majorBidi"/>
          <w:color w:val="000000" w:themeColor="text1"/>
          <w:sz w:val="24"/>
          <w:szCs w:val="24"/>
          <w:lang w:eastAsia="en-CA"/>
        </w:rPr>
        <w:t>s (ten for shrub and ten for open)</w:t>
      </w:r>
      <w:r w:rsidR="00CB3735">
        <w:rPr>
          <w:rFonts w:asciiTheme="majorBidi" w:eastAsia="Times New Roman" w:hAnsiTheme="majorBidi" w:cstheme="majorBidi"/>
          <w:color w:val="000000" w:themeColor="text1"/>
          <w:sz w:val="24"/>
          <w:szCs w:val="24"/>
          <w:lang w:eastAsia="en-CA"/>
        </w:rPr>
        <w:t xml:space="preserve"> from</w:t>
      </w:r>
      <w:r w:rsidR="00205460">
        <w:rPr>
          <w:rFonts w:asciiTheme="majorBidi" w:eastAsia="Times New Roman" w:hAnsiTheme="majorBidi" w:cstheme="majorBidi"/>
          <w:color w:val="000000" w:themeColor="text1"/>
          <w:sz w:val="24"/>
          <w:szCs w:val="24"/>
          <w:lang w:eastAsia="en-CA"/>
        </w:rPr>
        <w:t xml:space="preserve"> </w:t>
      </w:r>
      <w:r w:rsidR="00CB3735">
        <w:rPr>
          <w:rFonts w:asciiTheme="majorBidi" w:eastAsia="Times New Roman" w:hAnsiTheme="majorBidi" w:cstheme="majorBidi"/>
          <w:color w:val="000000" w:themeColor="text1"/>
          <w:sz w:val="24"/>
          <w:szCs w:val="24"/>
          <w:lang w:eastAsia="en-CA"/>
        </w:rPr>
        <w:t>May 22</w:t>
      </w:r>
      <w:r w:rsidR="00CB3735" w:rsidRPr="00CB3735">
        <w:rPr>
          <w:rFonts w:asciiTheme="majorBidi" w:eastAsia="Times New Roman" w:hAnsiTheme="majorBidi" w:cstheme="majorBidi"/>
          <w:color w:val="000000" w:themeColor="text1"/>
          <w:sz w:val="24"/>
          <w:szCs w:val="24"/>
          <w:vertAlign w:val="superscript"/>
          <w:lang w:eastAsia="en-CA"/>
        </w:rPr>
        <w:t>nd</w:t>
      </w:r>
      <w:r w:rsidR="00CB3735">
        <w:rPr>
          <w:rFonts w:asciiTheme="majorBidi" w:eastAsia="Times New Roman" w:hAnsiTheme="majorBidi" w:cstheme="majorBidi"/>
          <w:color w:val="000000" w:themeColor="text1"/>
          <w:sz w:val="24"/>
          <w:szCs w:val="24"/>
          <w:lang w:eastAsia="en-CA"/>
        </w:rPr>
        <w:t>, 2017 to June 15</w:t>
      </w:r>
      <w:r w:rsidR="00CB3735" w:rsidRPr="00CB3735">
        <w:rPr>
          <w:rFonts w:asciiTheme="majorBidi" w:eastAsia="Times New Roman" w:hAnsiTheme="majorBidi" w:cstheme="majorBidi"/>
          <w:color w:val="000000" w:themeColor="text1"/>
          <w:sz w:val="24"/>
          <w:szCs w:val="24"/>
          <w:vertAlign w:val="superscript"/>
          <w:lang w:eastAsia="en-CA"/>
        </w:rPr>
        <w:t>th</w:t>
      </w:r>
      <w:r w:rsidR="00716E02">
        <w:rPr>
          <w:rFonts w:asciiTheme="majorBidi" w:eastAsia="Times New Roman" w:hAnsiTheme="majorBidi" w:cstheme="majorBidi"/>
          <w:color w:val="000000" w:themeColor="text1"/>
          <w:sz w:val="24"/>
          <w:szCs w:val="24"/>
          <w:lang w:eastAsia="en-CA"/>
        </w:rPr>
        <w:t xml:space="preserve">, 2017. Unlike the Mojave microsites </w:t>
      </w:r>
      <w:del w:id="151" w:author="zenrunner" w:date="2018-04-04T16:20:00Z">
        <w:r w:rsidR="00716E02" w:rsidDel="004A7198">
          <w:rPr>
            <w:rFonts w:asciiTheme="majorBidi" w:eastAsia="Times New Roman" w:hAnsiTheme="majorBidi" w:cstheme="majorBidi"/>
            <w:color w:val="000000" w:themeColor="text1"/>
            <w:sz w:val="24"/>
            <w:szCs w:val="24"/>
            <w:lang w:eastAsia="en-CA"/>
          </w:rPr>
          <w:delText xml:space="preserve">which </w:delText>
        </w:r>
      </w:del>
      <w:ins w:id="152" w:author="zenrunner" w:date="2018-04-04T16:20:00Z">
        <w:r w:rsidR="004A7198">
          <w:rPr>
            <w:rFonts w:asciiTheme="majorBidi" w:eastAsia="Times New Roman" w:hAnsiTheme="majorBidi" w:cstheme="majorBidi"/>
            <w:color w:val="000000" w:themeColor="text1"/>
            <w:sz w:val="24"/>
            <w:szCs w:val="24"/>
            <w:lang w:eastAsia="en-CA"/>
          </w:rPr>
          <w:t xml:space="preserve">that </w:t>
        </w:r>
      </w:ins>
      <w:r w:rsidR="00716E02">
        <w:rPr>
          <w:rFonts w:asciiTheme="majorBidi" w:eastAsia="Times New Roman" w:hAnsiTheme="majorBidi" w:cstheme="majorBidi"/>
          <w:color w:val="000000" w:themeColor="text1"/>
          <w:sz w:val="24"/>
          <w:szCs w:val="24"/>
          <w:lang w:eastAsia="en-CA"/>
        </w:rPr>
        <w:t xml:space="preserve">remained at the same location for the duration of the sampling period, the Carrizo shrub microsites were altered each week. </w:t>
      </w:r>
      <w:r w:rsidR="00716E02" w:rsidRPr="004A7198">
        <w:rPr>
          <w:rFonts w:asciiTheme="majorBidi" w:eastAsia="Times New Roman" w:hAnsiTheme="majorBidi" w:cstheme="majorBidi"/>
          <w:color w:val="000000" w:themeColor="text1"/>
          <w:sz w:val="24"/>
          <w:szCs w:val="24"/>
          <w:highlight w:val="yellow"/>
          <w:lang w:eastAsia="en-CA"/>
          <w:rPrChange w:id="153" w:author="zenrunner" w:date="2018-04-04T16:20:00Z">
            <w:rPr>
              <w:rFonts w:asciiTheme="majorBidi" w:eastAsia="Times New Roman" w:hAnsiTheme="majorBidi" w:cstheme="majorBidi"/>
              <w:color w:val="000000" w:themeColor="text1"/>
              <w:sz w:val="24"/>
              <w:szCs w:val="24"/>
              <w:lang w:eastAsia="en-CA"/>
            </w:rPr>
          </w:rPrChange>
        </w:rPr>
        <w:t xml:space="preserve">Table 2 lists the latitude and longitude coordinates of each microsite during each week of the </w:t>
      </w:r>
      <w:proofErr w:type="gramStart"/>
      <w:r w:rsidR="00716E02" w:rsidRPr="004A7198">
        <w:rPr>
          <w:rFonts w:asciiTheme="majorBidi" w:eastAsia="Times New Roman" w:hAnsiTheme="majorBidi" w:cstheme="majorBidi"/>
          <w:color w:val="000000" w:themeColor="text1"/>
          <w:sz w:val="24"/>
          <w:szCs w:val="24"/>
          <w:highlight w:val="yellow"/>
          <w:lang w:eastAsia="en-CA"/>
          <w:rPrChange w:id="154" w:author="zenrunner" w:date="2018-04-04T16:20:00Z">
            <w:rPr>
              <w:rFonts w:asciiTheme="majorBidi" w:eastAsia="Times New Roman" w:hAnsiTheme="majorBidi" w:cstheme="majorBidi"/>
              <w:color w:val="000000" w:themeColor="text1"/>
              <w:sz w:val="24"/>
              <w:szCs w:val="24"/>
              <w:lang w:eastAsia="en-CA"/>
            </w:rPr>
          </w:rPrChange>
        </w:rPr>
        <w:t>three week</w:t>
      </w:r>
      <w:proofErr w:type="gramEnd"/>
      <w:r w:rsidR="00716E02" w:rsidRPr="004A7198">
        <w:rPr>
          <w:rFonts w:asciiTheme="majorBidi" w:eastAsia="Times New Roman" w:hAnsiTheme="majorBidi" w:cstheme="majorBidi"/>
          <w:color w:val="000000" w:themeColor="text1"/>
          <w:sz w:val="24"/>
          <w:szCs w:val="24"/>
          <w:highlight w:val="yellow"/>
          <w:lang w:eastAsia="en-CA"/>
          <w:rPrChange w:id="155" w:author="zenrunner" w:date="2018-04-04T16:20:00Z">
            <w:rPr>
              <w:rFonts w:asciiTheme="majorBidi" w:eastAsia="Times New Roman" w:hAnsiTheme="majorBidi" w:cstheme="majorBidi"/>
              <w:color w:val="000000" w:themeColor="text1"/>
              <w:sz w:val="24"/>
              <w:szCs w:val="24"/>
              <w:lang w:eastAsia="en-CA"/>
            </w:rPr>
          </w:rPrChange>
        </w:rPr>
        <w:t xml:space="preserve"> period.</w:t>
      </w:r>
      <w:ins w:id="156" w:author="zenrunner" w:date="2018-04-04T16:20:00Z">
        <w:r w:rsidR="004A7198">
          <w:rPr>
            <w:rFonts w:asciiTheme="majorBidi" w:eastAsia="Times New Roman" w:hAnsiTheme="majorBidi" w:cstheme="majorBidi"/>
            <w:color w:val="000000" w:themeColor="text1"/>
            <w:sz w:val="24"/>
            <w:szCs w:val="24"/>
            <w:lang w:eastAsia="en-CA"/>
          </w:rPr>
          <w:t xml:space="preserve"> Oh you already list.  Then just explain </w:t>
        </w:r>
        <w:r w:rsidR="004A7198">
          <w:rPr>
            <w:rFonts w:asciiTheme="majorBidi" w:eastAsia="Times New Roman" w:hAnsiTheme="majorBidi" w:cstheme="majorBidi"/>
            <w:color w:val="000000" w:themeColor="text1"/>
            <w:sz w:val="24"/>
            <w:szCs w:val="24"/>
            <w:lang w:eastAsia="en-CA"/>
          </w:rPr>
          <w:lastRenderedPageBreak/>
          <w:t>design for MNP and Carrizo and cite the table listing all details.</w:t>
        </w:r>
      </w:ins>
      <w:r w:rsidR="00200CEC">
        <w:rPr>
          <w:rFonts w:asciiTheme="majorBidi" w:eastAsia="Times New Roman" w:hAnsiTheme="majorBidi" w:cstheme="majorBidi"/>
          <w:color w:val="000000" w:themeColor="text1"/>
          <w:sz w:val="24"/>
          <w:szCs w:val="24"/>
          <w:lang w:eastAsia="en-CA"/>
        </w:rPr>
        <w:t xml:space="preserve"> The open microsites did not have distinct </w:t>
      </w:r>
      <w:proofErr w:type="gramStart"/>
      <w:r w:rsidR="00200CEC">
        <w:rPr>
          <w:rFonts w:asciiTheme="majorBidi" w:eastAsia="Times New Roman" w:hAnsiTheme="majorBidi" w:cstheme="majorBidi"/>
          <w:color w:val="000000" w:themeColor="text1"/>
          <w:sz w:val="24"/>
          <w:szCs w:val="24"/>
          <w:lang w:eastAsia="en-CA"/>
        </w:rPr>
        <w:t>coordinates</w:t>
      </w:r>
      <w:proofErr w:type="gramEnd"/>
      <w:r w:rsidR="00200CEC">
        <w:rPr>
          <w:rFonts w:asciiTheme="majorBidi" w:eastAsia="Times New Roman" w:hAnsiTheme="majorBidi" w:cstheme="majorBidi"/>
          <w:color w:val="000000" w:themeColor="text1"/>
          <w:sz w:val="24"/>
          <w:szCs w:val="24"/>
          <w:lang w:eastAsia="en-CA"/>
        </w:rPr>
        <w:t xml:space="preserve"> as they were only few</w:t>
      </w:r>
      <w:r w:rsidR="00B60B53">
        <w:rPr>
          <w:rFonts w:asciiTheme="majorBidi" w:eastAsia="Times New Roman" w:hAnsiTheme="majorBidi" w:cstheme="majorBidi"/>
          <w:color w:val="000000" w:themeColor="text1"/>
          <w:sz w:val="24"/>
          <w:szCs w:val="24"/>
          <w:lang w:eastAsia="en-CA"/>
        </w:rPr>
        <w:t xml:space="preserve"> meters from t</w:t>
      </w:r>
      <w:r w:rsidR="003C66FC">
        <w:rPr>
          <w:rFonts w:asciiTheme="majorBidi" w:eastAsia="Times New Roman" w:hAnsiTheme="majorBidi" w:cstheme="majorBidi"/>
          <w:color w:val="000000" w:themeColor="text1"/>
          <w:sz w:val="24"/>
          <w:szCs w:val="24"/>
          <w:lang w:eastAsia="en-CA"/>
        </w:rPr>
        <w:t>hose of the shrubs’</w:t>
      </w:r>
      <w:r w:rsidR="00200CEC">
        <w:rPr>
          <w:rFonts w:asciiTheme="majorBidi" w:eastAsia="Times New Roman" w:hAnsiTheme="majorBidi" w:cstheme="majorBidi"/>
          <w:color w:val="000000" w:themeColor="text1"/>
          <w:sz w:val="24"/>
          <w:szCs w:val="24"/>
          <w:lang w:eastAsia="en-CA"/>
        </w:rPr>
        <w:t>.</w:t>
      </w:r>
      <w:r w:rsidR="003C66FC">
        <w:rPr>
          <w:rFonts w:asciiTheme="majorBidi" w:eastAsia="Times New Roman" w:hAnsiTheme="majorBidi" w:cstheme="majorBidi"/>
          <w:color w:val="000000" w:themeColor="text1"/>
          <w:sz w:val="24"/>
          <w:szCs w:val="24"/>
          <w:lang w:eastAsia="en-CA"/>
        </w:rPr>
        <w:t xml:space="preserve"> Furthermore, </w:t>
      </w:r>
      <w:r w:rsidR="00716E02">
        <w:rPr>
          <w:rFonts w:asciiTheme="majorBidi" w:eastAsia="Times New Roman" w:hAnsiTheme="majorBidi" w:cstheme="majorBidi"/>
          <w:color w:val="000000" w:themeColor="text1"/>
          <w:sz w:val="24"/>
          <w:szCs w:val="24"/>
          <w:lang w:eastAsia="en-CA"/>
        </w:rPr>
        <w:t>shrub dimension (length, width, and height) were recorded at all microsites in both the Mojave and</w:t>
      </w:r>
      <w:r w:rsidR="00B60B53">
        <w:rPr>
          <w:rFonts w:asciiTheme="majorBidi" w:eastAsia="Times New Roman" w:hAnsiTheme="majorBidi" w:cstheme="majorBidi"/>
          <w:color w:val="000000" w:themeColor="text1"/>
          <w:sz w:val="24"/>
          <w:szCs w:val="24"/>
          <w:lang w:eastAsia="en-CA"/>
        </w:rPr>
        <w:t xml:space="preserve"> the</w:t>
      </w:r>
      <w:r w:rsidR="00716E02">
        <w:rPr>
          <w:rFonts w:asciiTheme="majorBidi" w:eastAsia="Times New Roman" w:hAnsiTheme="majorBidi" w:cstheme="majorBidi"/>
          <w:color w:val="000000" w:themeColor="text1"/>
          <w:sz w:val="24"/>
          <w:szCs w:val="24"/>
          <w:lang w:eastAsia="en-CA"/>
        </w:rPr>
        <w:t xml:space="preserve"> Carrizo</w:t>
      </w:r>
      <w:r w:rsidR="00B60B53">
        <w:rPr>
          <w:rFonts w:asciiTheme="majorBidi" w:eastAsia="Times New Roman" w:hAnsiTheme="majorBidi" w:cstheme="majorBidi"/>
          <w:color w:val="000000" w:themeColor="text1"/>
          <w:sz w:val="24"/>
          <w:szCs w:val="24"/>
          <w:lang w:eastAsia="en-CA"/>
        </w:rPr>
        <w:t xml:space="preserve"> for </w:t>
      </w:r>
      <w:r w:rsidR="00B60B53" w:rsidRPr="00B60B53">
        <w:rPr>
          <w:rFonts w:asciiTheme="majorBidi" w:eastAsia="Times New Roman" w:hAnsiTheme="majorBidi" w:cstheme="majorBidi"/>
          <w:i/>
          <w:iCs/>
          <w:color w:val="000000" w:themeColor="text1"/>
          <w:sz w:val="24"/>
          <w:szCs w:val="24"/>
          <w:lang w:eastAsia="en-CA"/>
        </w:rPr>
        <w:t xml:space="preserve">E. </w:t>
      </w:r>
      <w:proofErr w:type="spellStart"/>
      <w:r w:rsidR="00B60B53" w:rsidRPr="00B60B53">
        <w:rPr>
          <w:rFonts w:asciiTheme="majorBidi" w:eastAsia="Times New Roman" w:hAnsiTheme="majorBidi" w:cstheme="majorBidi"/>
          <w:i/>
          <w:iCs/>
          <w:color w:val="000000" w:themeColor="text1"/>
          <w:sz w:val="24"/>
          <w:szCs w:val="24"/>
          <w:lang w:eastAsia="en-CA"/>
        </w:rPr>
        <w:t>californica</w:t>
      </w:r>
      <w:proofErr w:type="spellEnd"/>
      <w:r w:rsidR="00B60B53">
        <w:rPr>
          <w:rFonts w:asciiTheme="majorBidi" w:eastAsia="Times New Roman" w:hAnsiTheme="majorBidi" w:cstheme="majorBidi"/>
          <w:color w:val="000000" w:themeColor="text1"/>
          <w:sz w:val="24"/>
          <w:szCs w:val="24"/>
          <w:lang w:eastAsia="en-CA"/>
        </w:rPr>
        <w:t xml:space="preserve">, </w:t>
      </w:r>
      <w:proofErr w:type="spellStart"/>
      <w:r w:rsidR="00B60B53">
        <w:rPr>
          <w:rFonts w:asciiTheme="majorBidi" w:eastAsia="Times New Roman" w:hAnsiTheme="majorBidi" w:cstheme="majorBidi"/>
          <w:color w:val="000000" w:themeColor="text1"/>
          <w:sz w:val="24"/>
          <w:szCs w:val="24"/>
          <w:lang w:eastAsia="en-CA"/>
        </w:rPr>
        <w:t>Larrea</w:t>
      </w:r>
      <w:proofErr w:type="spellEnd"/>
      <w:r w:rsidR="00B60B53">
        <w:rPr>
          <w:rFonts w:asciiTheme="majorBidi" w:eastAsia="Times New Roman" w:hAnsiTheme="majorBidi" w:cstheme="majorBidi"/>
          <w:color w:val="000000" w:themeColor="text1"/>
          <w:sz w:val="24"/>
          <w:szCs w:val="24"/>
          <w:lang w:eastAsia="en-CA"/>
        </w:rPr>
        <w:t xml:space="preserve">, and buckhorn (Table 3 and 4). </w:t>
      </w:r>
      <w:ins w:id="157" w:author="zenrunner" w:date="2018-04-04T16:21:00Z">
        <w:r w:rsidR="00BC23AA">
          <w:rPr>
            <w:rFonts w:asciiTheme="majorBidi" w:eastAsia="Times New Roman" w:hAnsiTheme="majorBidi" w:cstheme="majorBidi"/>
            <w:color w:val="000000" w:themeColor="text1"/>
            <w:sz w:val="24"/>
            <w:szCs w:val="24"/>
            <w:lang w:eastAsia="en-CA"/>
          </w:rPr>
          <w:t>CUT table 3 and 4 and/or move to appendix.</w:t>
        </w:r>
      </w:ins>
    </w:p>
    <w:p w14:paraId="7066458D" w14:textId="3ED9918C" w:rsidR="00B60B53" w:rsidRDefault="006E5097" w:rsidP="007D7632">
      <w:pPr>
        <w:pStyle w:val="ListParagraph"/>
        <w:numPr>
          <w:ilvl w:val="0"/>
          <w:numId w:val="7"/>
        </w:num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color w:val="000000" w:themeColor="text1"/>
          <w:sz w:val="24"/>
          <w:szCs w:val="24"/>
          <w:lang w:eastAsia="en-CA"/>
        </w:rPr>
        <w:t xml:space="preserve">Metadata </w:t>
      </w:r>
      <w:ins w:id="158" w:author="zenrunner" w:date="2018-04-04T16:21:00Z">
        <w:r w:rsidR="008461DE">
          <w:rPr>
            <w:rFonts w:asciiTheme="majorBidi" w:eastAsia="Times New Roman" w:hAnsiTheme="majorBidi" w:cstheme="majorBidi"/>
            <w:b/>
            <w:bCs/>
            <w:color w:val="000000" w:themeColor="text1"/>
            <w:sz w:val="24"/>
            <w:szCs w:val="24"/>
            <w:lang w:eastAsia="en-CA"/>
          </w:rPr>
          <w:t>great section!</w:t>
        </w:r>
      </w:ins>
    </w:p>
    <w:p w14:paraId="1E872218" w14:textId="22C9AD36" w:rsidR="00A05E60" w:rsidRDefault="00013508"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r w:rsidR="00450987">
        <w:rPr>
          <w:rFonts w:asciiTheme="majorBidi" w:eastAsia="Times New Roman" w:hAnsiTheme="majorBidi" w:cstheme="majorBidi"/>
          <w:color w:val="000000" w:themeColor="text1"/>
          <w:sz w:val="24"/>
          <w:szCs w:val="24"/>
          <w:lang w:eastAsia="en-CA"/>
        </w:rPr>
        <w:t>A total of 102,398 and 209,714 images were collected in the Mojave and the Carrizo, respectively, which were saved as Join Photographic Expert</w:t>
      </w:r>
      <w:r w:rsidR="007D7632">
        <w:rPr>
          <w:rFonts w:asciiTheme="majorBidi" w:eastAsia="Times New Roman" w:hAnsiTheme="majorBidi" w:cstheme="majorBidi"/>
          <w:color w:val="000000" w:themeColor="text1"/>
          <w:sz w:val="24"/>
          <w:szCs w:val="24"/>
          <w:lang w:eastAsia="en-CA"/>
        </w:rPr>
        <w:t xml:space="preserve"> Group (JPEG) format. The</w:t>
      </w:r>
      <w:r w:rsidR="0005782A">
        <w:rPr>
          <w:rFonts w:asciiTheme="majorBidi" w:eastAsia="Times New Roman" w:hAnsiTheme="majorBidi" w:cstheme="majorBidi"/>
          <w:color w:val="000000" w:themeColor="text1"/>
          <w:sz w:val="24"/>
          <w:szCs w:val="24"/>
          <w:lang w:eastAsia="en-CA"/>
        </w:rPr>
        <w:t>se</w:t>
      </w:r>
      <w:r w:rsidR="007D7632">
        <w:rPr>
          <w:rFonts w:asciiTheme="majorBidi" w:eastAsia="Times New Roman" w:hAnsiTheme="majorBidi" w:cstheme="majorBidi"/>
          <w:color w:val="000000" w:themeColor="text1"/>
          <w:sz w:val="24"/>
          <w:szCs w:val="24"/>
          <w:lang w:eastAsia="en-CA"/>
        </w:rPr>
        <w:t xml:space="preserve"> </w:t>
      </w:r>
      <w:proofErr w:type="spellStart"/>
      <w:r w:rsidR="007D7632">
        <w:rPr>
          <w:rFonts w:asciiTheme="majorBidi" w:eastAsia="Times New Roman" w:hAnsiTheme="majorBidi" w:cstheme="majorBidi"/>
          <w:color w:val="000000" w:themeColor="text1"/>
          <w:sz w:val="24"/>
          <w:szCs w:val="24"/>
          <w:lang w:eastAsia="en-CA"/>
        </w:rPr>
        <w:t>dataframes</w:t>
      </w:r>
      <w:proofErr w:type="spellEnd"/>
      <w:r w:rsidR="00450987">
        <w:rPr>
          <w:rFonts w:asciiTheme="majorBidi" w:eastAsia="Times New Roman" w:hAnsiTheme="majorBidi" w:cstheme="majorBidi"/>
          <w:color w:val="000000" w:themeColor="text1"/>
          <w:sz w:val="24"/>
          <w:szCs w:val="24"/>
          <w:lang w:eastAsia="en-CA"/>
        </w:rPr>
        <w:t xml:space="preserve"> were then manually exami</w:t>
      </w:r>
      <w:r w:rsidR="00A05E60">
        <w:rPr>
          <w:rFonts w:asciiTheme="majorBidi" w:eastAsia="Times New Roman" w:hAnsiTheme="majorBidi" w:cstheme="majorBidi"/>
          <w:color w:val="000000" w:themeColor="text1"/>
          <w:sz w:val="24"/>
          <w:szCs w:val="24"/>
          <w:lang w:eastAsia="en-CA"/>
        </w:rPr>
        <w:t>ned for the presence of animals.</w:t>
      </w:r>
      <w:r w:rsidR="004A431D">
        <w:rPr>
          <w:rFonts w:asciiTheme="majorBidi" w:eastAsia="Times New Roman" w:hAnsiTheme="majorBidi" w:cstheme="majorBidi"/>
          <w:color w:val="000000" w:themeColor="text1"/>
          <w:sz w:val="24"/>
          <w:szCs w:val="24"/>
          <w:lang w:eastAsia="en-CA"/>
        </w:rPr>
        <w:t xml:space="preserve"> A datasheet was created where every row corresponded to a unique image. Additionally, data was recorded for the year, region, calendar date, microsite, rep, photo rep, and week number. If a vertebrate was present in the photo, further info on the type of vertebrate, time block, actual time, temperature, and additional observations</w:t>
      </w:r>
      <w:r w:rsidR="00892EF6">
        <w:rPr>
          <w:rFonts w:asciiTheme="majorBidi" w:eastAsia="Times New Roman" w:hAnsiTheme="majorBidi" w:cstheme="majorBidi"/>
          <w:color w:val="000000" w:themeColor="text1"/>
          <w:sz w:val="24"/>
          <w:szCs w:val="24"/>
          <w:lang w:eastAsia="en-CA"/>
        </w:rPr>
        <w:t xml:space="preserve"> were</w:t>
      </w:r>
      <w:r w:rsidR="004A431D">
        <w:rPr>
          <w:rFonts w:asciiTheme="majorBidi" w:eastAsia="Times New Roman" w:hAnsiTheme="majorBidi" w:cstheme="majorBidi"/>
          <w:color w:val="000000" w:themeColor="text1"/>
          <w:sz w:val="24"/>
          <w:szCs w:val="24"/>
          <w:lang w:eastAsia="en-CA"/>
        </w:rPr>
        <w:t xml:space="preserve"> also recorded. </w:t>
      </w:r>
      <w:r w:rsidR="00BE3C42">
        <w:rPr>
          <w:rFonts w:asciiTheme="majorBidi" w:eastAsia="Times New Roman" w:hAnsiTheme="majorBidi" w:cstheme="majorBidi"/>
          <w:color w:val="000000" w:themeColor="text1"/>
          <w:sz w:val="24"/>
          <w:szCs w:val="24"/>
          <w:lang w:eastAsia="en-CA"/>
        </w:rPr>
        <w:t xml:space="preserve">Images from cameras were clear enough during both day and night (low light condition) to distinguish </w:t>
      </w:r>
      <w:r w:rsidR="00BB41CE">
        <w:rPr>
          <w:rFonts w:asciiTheme="majorBidi" w:eastAsia="Times New Roman" w:hAnsiTheme="majorBidi" w:cstheme="majorBidi"/>
          <w:color w:val="000000" w:themeColor="text1"/>
          <w:sz w:val="24"/>
          <w:szCs w:val="24"/>
          <w:lang w:eastAsia="en-CA"/>
        </w:rPr>
        <w:t xml:space="preserve">between </w:t>
      </w:r>
      <w:r w:rsidR="00BE3C42">
        <w:rPr>
          <w:rFonts w:asciiTheme="majorBidi" w:eastAsia="Times New Roman" w:hAnsiTheme="majorBidi" w:cstheme="majorBidi"/>
          <w:color w:val="000000" w:themeColor="text1"/>
          <w:sz w:val="24"/>
          <w:szCs w:val="24"/>
          <w:lang w:eastAsia="en-CA"/>
        </w:rPr>
        <w:t xml:space="preserve">animals. An animal was </w:t>
      </w:r>
      <w:del w:id="159" w:author="zenrunner" w:date="2018-04-04T16:21:00Z">
        <w:r w:rsidR="00BE3C42" w:rsidDel="008461DE">
          <w:rPr>
            <w:rFonts w:asciiTheme="majorBidi" w:eastAsia="Times New Roman" w:hAnsiTheme="majorBidi" w:cstheme="majorBidi"/>
            <w:color w:val="000000" w:themeColor="text1"/>
            <w:sz w:val="24"/>
            <w:szCs w:val="24"/>
            <w:lang w:eastAsia="en-CA"/>
          </w:rPr>
          <w:delText>said to be</w:delText>
        </w:r>
      </w:del>
      <w:ins w:id="160" w:author="zenrunner" w:date="2018-04-04T16:21:00Z">
        <w:r w:rsidR="008461DE">
          <w:rPr>
            <w:rFonts w:asciiTheme="majorBidi" w:eastAsia="Times New Roman" w:hAnsiTheme="majorBidi" w:cstheme="majorBidi"/>
            <w:color w:val="000000" w:themeColor="text1"/>
            <w:sz w:val="24"/>
            <w:szCs w:val="24"/>
            <w:lang w:eastAsia="en-CA"/>
          </w:rPr>
          <w:t>classified as</w:t>
        </w:r>
      </w:ins>
      <w:r w:rsidR="00BE3C42">
        <w:rPr>
          <w:rFonts w:asciiTheme="majorBidi" w:eastAsia="Times New Roman" w:hAnsiTheme="majorBidi" w:cstheme="majorBidi"/>
          <w:color w:val="000000" w:themeColor="text1"/>
          <w:sz w:val="24"/>
          <w:szCs w:val="24"/>
          <w:lang w:eastAsia="en-CA"/>
        </w:rPr>
        <w:t xml:space="preserve"> present if as little as a section of </w:t>
      </w:r>
      <w:r w:rsidR="00BB41CE">
        <w:rPr>
          <w:rFonts w:asciiTheme="majorBidi" w:eastAsia="Times New Roman" w:hAnsiTheme="majorBidi" w:cstheme="majorBidi"/>
          <w:color w:val="000000" w:themeColor="text1"/>
          <w:sz w:val="24"/>
          <w:szCs w:val="24"/>
          <w:lang w:eastAsia="en-CA"/>
        </w:rPr>
        <w:t xml:space="preserve">a </w:t>
      </w:r>
      <w:r w:rsidR="00BE3C42">
        <w:rPr>
          <w:rFonts w:asciiTheme="majorBidi" w:eastAsia="Times New Roman" w:hAnsiTheme="majorBidi" w:cstheme="majorBidi"/>
          <w:color w:val="000000" w:themeColor="text1"/>
          <w:sz w:val="24"/>
          <w:szCs w:val="24"/>
          <w:lang w:eastAsia="en-CA"/>
        </w:rPr>
        <w:t>body part</w:t>
      </w:r>
      <w:r w:rsidR="00BB41CE">
        <w:rPr>
          <w:rFonts w:asciiTheme="majorBidi" w:eastAsia="Times New Roman" w:hAnsiTheme="majorBidi" w:cstheme="majorBidi"/>
          <w:color w:val="000000" w:themeColor="text1"/>
          <w:sz w:val="24"/>
          <w:szCs w:val="24"/>
          <w:lang w:eastAsia="en-CA"/>
        </w:rPr>
        <w:t xml:space="preserve"> (i.e. tail)</w:t>
      </w:r>
      <w:r w:rsidR="00BE3C42">
        <w:rPr>
          <w:rFonts w:asciiTheme="majorBidi" w:eastAsia="Times New Roman" w:hAnsiTheme="majorBidi" w:cstheme="majorBidi"/>
          <w:color w:val="000000" w:themeColor="text1"/>
          <w:sz w:val="24"/>
          <w:szCs w:val="24"/>
          <w:lang w:eastAsia="en-CA"/>
        </w:rPr>
        <w:t xml:space="preserve"> made it into the captured image. </w:t>
      </w:r>
      <w:r w:rsidR="00BB41CE">
        <w:rPr>
          <w:rFonts w:asciiTheme="majorBidi" w:eastAsia="Times New Roman" w:hAnsiTheme="majorBidi" w:cstheme="majorBidi"/>
          <w:color w:val="000000" w:themeColor="text1"/>
          <w:sz w:val="24"/>
          <w:szCs w:val="24"/>
          <w:lang w:eastAsia="en-CA"/>
        </w:rPr>
        <w:t>Vertebrates detected i</w:t>
      </w:r>
      <w:r>
        <w:rPr>
          <w:rFonts w:asciiTheme="majorBidi" w:eastAsia="Times New Roman" w:hAnsiTheme="majorBidi" w:cstheme="majorBidi"/>
          <w:color w:val="000000" w:themeColor="text1"/>
          <w:sz w:val="24"/>
          <w:szCs w:val="24"/>
          <w:lang w:eastAsia="en-CA"/>
        </w:rPr>
        <w:t>n the Carrizo included:</w:t>
      </w:r>
      <w:r w:rsidR="00BB41CE">
        <w:rPr>
          <w:rFonts w:asciiTheme="majorBidi" w:eastAsia="Times New Roman" w:hAnsiTheme="majorBidi" w:cstheme="majorBidi"/>
          <w:color w:val="000000" w:themeColor="text1"/>
          <w:sz w:val="24"/>
          <w:szCs w:val="24"/>
          <w:lang w:eastAsia="en-CA"/>
        </w:rPr>
        <w:t xml:space="preserve"> jackrabbit (</w:t>
      </w:r>
      <w:proofErr w:type="spellStart"/>
      <w:r w:rsidR="00BB41CE" w:rsidRPr="00BB41CE">
        <w:rPr>
          <w:rFonts w:asciiTheme="majorBidi" w:eastAsia="Times New Roman" w:hAnsiTheme="majorBidi" w:cstheme="majorBidi"/>
          <w:i/>
          <w:iCs/>
          <w:color w:val="000000" w:themeColor="text1"/>
          <w:sz w:val="24"/>
          <w:szCs w:val="24"/>
          <w:lang w:eastAsia="en-CA"/>
        </w:rPr>
        <w:t>Lepus</w:t>
      </w:r>
      <w:proofErr w:type="spellEnd"/>
      <w:r w:rsidR="00BB41CE" w:rsidRPr="00BB41CE">
        <w:rPr>
          <w:rFonts w:asciiTheme="majorBidi" w:eastAsia="Times New Roman" w:hAnsiTheme="majorBidi" w:cstheme="majorBidi"/>
          <w:i/>
          <w:iCs/>
          <w:color w:val="000000" w:themeColor="text1"/>
          <w:sz w:val="24"/>
          <w:szCs w:val="24"/>
          <w:lang w:eastAsia="en-CA"/>
        </w:rPr>
        <w:t xml:space="preserve"> </w:t>
      </w:r>
      <w:proofErr w:type="spellStart"/>
      <w:r w:rsidR="00BB41CE" w:rsidRPr="00BB41CE">
        <w:rPr>
          <w:rFonts w:asciiTheme="majorBidi" w:eastAsia="Times New Roman" w:hAnsiTheme="majorBidi" w:cstheme="majorBidi"/>
          <w:i/>
          <w:iCs/>
          <w:color w:val="000000" w:themeColor="text1"/>
          <w:sz w:val="24"/>
          <w:szCs w:val="24"/>
          <w:lang w:eastAsia="en-CA"/>
        </w:rPr>
        <w:t>californicus</w:t>
      </w:r>
      <w:proofErr w:type="spellEnd"/>
      <w:r w:rsidR="00BB41CE">
        <w:rPr>
          <w:rFonts w:asciiTheme="majorBidi" w:eastAsia="Times New Roman" w:hAnsiTheme="majorBidi" w:cstheme="majorBidi"/>
          <w:color w:val="000000" w:themeColor="text1"/>
          <w:sz w:val="24"/>
          <w:szCs w:val="24"/>
          <w:lang w:eastAsia="en-CA"/>
        </w:rPr>
        <w:t>), blunt-nosed leopard lizard (</w:t>
      </w:r>
      <w:proofErr w:type="spellStart"/>
      <w:r w:rsidR="00BB41CE" w:rsidRPr="00BB41CE">
        <w:rPr>
          <w:rFonts w:asciiTheme="majorBidi" w:eastAsia="Times New Roman" w:hAnsiTheme="majorBidi" w:cstheme="majorBidi"/>
          <w:i/>
          <w:iCs/>
          <w:color w:val="000000" w:themeColor="text1"/>
          <w:sz w:val="24"/>
          <w:szCs w:val="24"/>
          <w:lang w:eastAsia="en-CA"/>
        </w:rPr>
        <w:t>Gambelia</w:t>
      </w:r>
      <w:proofErr w:type="spellEnd"/>
      <w:r w:rsidR="00BB41CE" w:rsidRPr="00BB41CE">
        <w:rPr>
          <w:rFonts w:asciiTheme="majorBidi" w:eastAsia="Times New Roman" w:hAnsiTheme="majorBidi" w:cstheme="majorBidi"/>
          <w:i/>
          <w:iCs/>
          <w:color w:val="000000" w:themeColor="text1"/>
          <w:sz w:val="24"/>
          <w:szCs w:val="24"/>
          <w:lang w:eastAsia="en-CA"/>
        </w:rPr>
        <w:t xml:space="preserve"> </w:t>
      </w:r>
      <w:proofErr w:type="spellStart"/>
      <w:r w:rsidR="00BB41CE" w:rsidRPr="00BB41CE">
        <w:rPr>
          <w:rFonts w:asciiTheme="majorBidi" w:eastAsia="Times New Roman" w:hAnsiTheme="majorBidi" w:cstheme="majorBidi"/>
          <w:i/>
          <w:iCs/>
          <w:color w:val="000000" w:themeColor="text1"/>
          <w:sz w:val="24"/>
          <w:szCs w:val="24"/>
          <w:lang w:eastAsia="en-CA"/>
        </w:rPr>
        <w:t>sila</w:t>
      </w:r>
      <w:proofErr w:type="spellEnd"/>
      <w:r w:rsidR="00BB41CE">
        <w:rPr>
          <w:rFonts w:asciiTheme="majorBidi" w:eastAsia="Times New Roman" w:hAnsiTheme="majorBidi" w:cstheme="majorBidi"/>
          <w:color w:val="000000" w:themeColor="text1"/>
          <w:sz w:val="24"/>
          <w:szCs w:val="24"/>
          <w:lang w:eastAsia="en-CA"/>
        </w:rPr>
        <w:t xml:space="preserve">), California </w:t>
      </w:r>
      <w:proofErr w:type="spellStart"/>
      <w:r w:rsidR="00BB41CE">
        <w:rPr>
          <w:rFonts w:asciiTheme="majorBidi" w:eastAsia="Times New Roman" w:hAnsiTheme="majorBidi" w:cstheme="majorBidi"/>
          <w:color w:val="000000" w:themeColor="text1"/>
          <w:sz w:val="24"/>
          <w:szCs w:val="24"/>
          <w:lang w:eastAsia="en-CA"/>
        </w:rPr>
        <w:t>kangroo</w:t>
      </w:r>
      <w:proofErr w:type="spellEnd"/>
      <w:r w:rsidR="00BB41CE">
        <w:rPr>
          <w:rFonts w:asciiTheme="majorBidi" w:eastAsia="Times New Roman" w:hAnsiTheme="majorBidi" w:cstheme="majorBidi"/>
          <w:color w:val="000000" w:themeColor="text1"/>
          <w:sz w:val="24"/>
          <w:szCs w:val="24"/>
          <w:lang w:eastAsia="en-CA"/>
        </w:rPr>
        <w:t xml:space="preserve"> rat (</w:t>
      </w:r>
      <w:proofErr w:type="spellStart"/>
      <w:r w:rsidR="00BB41CE" w:rsidRPr="00BB41CE">
        <w:rPr>
          <w:rFonts w:asciiTheme="majorBidi" w:eastAsia="Times New Roman" w:hAnsiTheme="majorBidi" w:cstheme="majorBidi"/>
          <w:i/>
          <w:iCs/>
          <w:color w:val="000000" w:themeColor="text1"/>
          <w:sz w:val="24"/>
          <w:szCs w:val="24"/>
          <w:lang w:eastAsia="en-CA"/>
        </w:rPr>
        <w:t>Dipodomys</w:t>
      </w:r>
      <w:proofErr w:type="spellEnd"/>
      <w:r w:rsidR="00BB41CE" w:rsidRPr="00BB41CE">
        <w:rPr>
          <w:rFonts w:asciiTheme="majorBidi" w:eastAsia="Times New Roman" w:hAnsiTheme="majorBidi" w:cstheme="majorBidi"/>
          <w:i/>
          <w:iCs/>
          <w:color w:val="000000" w:themeColor="text1"/>
          <w:sz w:val="24"/>
          <w:szCs w:val="24"/>
          <w:lang w:eastAsia="en-CA"/>
        </w:rPr>
        <w:t xml:space="preserve"> </w:t>
      </w:r>
      <w:proofErr w:type="spellStart"/>
      <w:r w:rsidR="00BB41CE" w:rsidRPr="00BB41CE">
        <w:rPr>
          <w:rFonts w:asciiTheme="majorBidi" w:eastAsia="Times New Roman" w:hAnsiTheme="majorBidi" w:cstheme="majorBidi"/>
          <w:i/>
          <w:iCs/>
          <w:color w:val="000000" w:themeColor="text1"/>
          <w:sz w:val="24"/>
          <w:szCs w:val="24"/>
          <w:lang w:eastAsia="en-CA"/>
        </w:rPr>
        <w:t>californicus</w:t>
      </w:r>
      <w:proofErr w:type="spellEnd"/>
      <w:r w:rsidR="00BB41CE">
        <w:rPr>
          <w:rFonts w:asciiTheme="majorBidi" w:eastAsia="Times New Roman" w:hAnsiTheme="majorBidi" w:cstheme="majorBidi"/>
          <w:color w:val="000000" w:themeColor="text1"/>
          <w:sz w:val="24"/>
          <w:szCs w:val="24"/>
          <w:lang w:eastAsia="en-CA"/>
        </w:rPr>
        <w:t>), desert cottontail (</w:t>
      </w:r>
      <w:proofErr w:type="spellStart"/>
      <w:r w:rsidR="00BB41CE" w:rsidRPr="00BB41CE">
        <w:rPr>
          <w:rFonts w:asciiTheme="majorBidi" w:eastAsia="Times New Roman" w:hAnsiTheme="majorBidi" w:cstheme="majorBidi"/>
          <w:i/>
          <w:iCs/>
          <w:color w:val="000000" w:themeColor="text1"/>
          <w:sz w:val="24"/>
          <w:szCs w:val="24"/>
          <w:lang w:eastAsia="en-CA"/>
        </w:rPr>
        <w:t>Sylvilagus</w:t>
      </w:r>
      <w:proofErr w:type="spellEnd"/>
      <w:r w:rsidR="00BB41CE" w:rsidRPr="00BB41CE">
        <w:rPr>
          <w:rFonts w:asciiTheme="majorBidi" w:eastAsia="Times New Roman" w:hAnsiTheme="majorBidi" w:cstheme="majorBidi"/>
          <w:i/>
          <w:iCs/>
          <w:color w:val="000000" w:themeColor="text1"/>
          <w:sz w:val="24"/>
          <w:szCs w:val="24"/>
          <w:lang w:eastAsia="en-CA"/>
        </w:rPr>
        <w:t xml:space="preserve"> </w:t>
      </w:r>
      <w:proofErr w:type="spellStart"/>
      <w:r w:rsidR="00BB41CE" w:rsidRPr="00BB41CE">
        <w:rPr>
          <w:rFonts w:asciiTheme="majorBidi" w:eastAsia="Times New Roman" w:hAnsiTheme="majorBidi" w:cstheme="majorBidi"/>
          <w:i/>
          <w:iCs/>
          <w:color w:val="000000" w:themeColor="text1"/>
          <w:sz w:val="24"/>
          <w:szCs w:val="24"/>
          <w:lang w:eastAsia="en-CA"/>
        </w:rPr>
        <w:t>audobonii</w:t>
      </w:r>
      <w:proofErr w:type="spellEnd"/>
      <w:r w:rsidR="00BB41CE">
        <w:rPr>
          <w:rFonts w:asciiTheme="majorBidi" w:eastAsia="Times New Roman" w:hAnsiTheme="majorBidi" w:cstheme="majorBidi"/>
          <w:color w:val="000000" w:themeColor="text1"/>
          <w:sz w:val="24"/>
          <w:szCs w:val="24"/>
          <w:lang w:eastAsia="en-CA"/>
        </w:rPr>
        <w:t>), San Joaquin antelope squirrels (</w:t>
      </w:r>
      <w:proofErr w:type="spellStart"/>
      <w:r w:rsidR="00BB41CE">
        <w:rPr>
          <w:rFonts w:asciiTheme="majorBidi" w:eastAsia="Times New Roman" w:hAnsiTheme="majorBidi" w:cstheme="majorBidi"/>
          <w:color w:val="000000" w:themeColor="text1"/>
          <w:sz w:val="24"/>
          <w:szCs w:val="24"/>
          <w:lang w:eastAsia="en-CA"/>
        </w:rPr>
        <w:t>Ammospermophilus</w:t>
      </w:r>
      <w:proofErr w:type="spellEnd"/>
      <w:r w:rsidR="00BB41CE">
        <w:rPr>
          <w:rFonts w:asciiTheme="majorBidi" w:eastAsia="Times New Roman" w:hAnsiTheme="majorBidi" w:cstheme="majorBidi"/>
          <w:color w:val="000000" w:themeColor="text1"/>
          <w:sz w:val="24"/>
          <w:szCs w:val="24"/>
          <w:lang w:eastAsia="en-CA"/>
        </w:rPr>
        <w:t xml:space="preserve"> nelson), and kit fox (</w:t>
      </w:r>
      <w:proofErr w:type="spellStart"/>
      <w:r w:rsidR="00BB41CE" w:rsidRPr="00BB41CE">
        <w:rPr>
          <w:rFonts w:asciiTheme="majorBidi" w:eastAsia="Times New Roman" w:hAnsiTheme="majorBidi" w:cstheme="majorBidi"/>
          <w:i/>
          <w:iCs/>
          <w:color w:val="000000" w:themeColor="text1"/>
          <w:sz w:val="24"/>
          <w:szCs w:val="24"/>
          <w:lang w:eastAsia="en-CA"/>
        </w:rPr>
        <w:t>Vulpes</w:t>
      </w:r>
      <w:proofErr w:type="spellEnd"/>
      <w:r w:rsidR="00BB41CE" w:rsidRPr="00BB41CE">
        <w:rPr>
          <w:rFonts w:asciiTheme="majorBidi" w:eastAsia="Times New Roman" w:hAnsiTheme="majorBidi" w:cstheme="majorBidi"/>
          <w:i/>
          <w:iCs/>
          <w:color w:val="000000" w:themeColor="text1"/>
          <w:sz w:val="24"/>
          <w:szCs w:val="24"/>
          <w:lang w:eastAsia="en-CA"/>
        </w:rPr>
        <w:t xml:space="preserve"> </w:t>
      </w:r>
      <w:proofErr w:type="spellStart"/>
      <w:r w:rsidR="00BB41CE" w:rsidRPr="00BB41CE">
        <w:rPr>
          <w:rFonts w:asciiTheme="majorBidi" w:eastAsia="Times New Roman" w:hAnsiTheme="majorBidi" w:cstheme="majorBidi"/>
          <w:i/>
          <w:iCs/>
          <w:color w:val="000000" w:themeColor="text1"/>
          <w:sz w:val="24"/>
          <w:szCs w:val="24"/>
          <w:lang w:eastAsia="en-CA"/>
        </w:rPr>
        <w:t>macrotis</w:t>
      </w:r>
      <w:proofErr w:type="spellEnd"/>
      <w:r>
        <w:rPr>
          <w:rFonts w:asciiTheme="majorBidi" w:eastAsia="Times New Roman" w:hAnsiTheme="majorBidi" w:cstheme="majorBidi"/>
          <w:color w:val="000000" w:themeColor="text1"/>
          <w:sz w:val="24"/>
          <w:szCs w:val="24"/>
          <w:lang w:eastAsia="en-CA"/>
        </w:rPr>
        <w:t>). W</w:t>
      </w:r>
      <w:r w:rsidR="00FC4971">
        <w:rPr>
          <w:rFonts w:asciiTheme="majorBidi" w:eastAsia="Times New Roman" w:hAnsiTheme="majorBidi" w:cstheme="majorBidi"/>
          <w:color w:val="000000" w:themeColor="text1"/>
          <w:sz w:val="24"/>
          <w:szCs w:val="24"/>
          <w:lang w:eastAsia="en-CA"/>
        </w:rPr>
        <w:t>ith the exception of the lizard and t</w:t>
      </w:r>
      <w:r w:rsidR="00D11855">
        <w:rPr>
          <w:rFonts w:asciiTheme="majorBidi" w:eastAsia="Times New Roman" w:hAnsiTheme="majorBidi" w:cstheme="majorBidi"/>
          <w:color w:val="000000" w:themeColor="text1"/>
          <w:sz w:val="24"/>
          <w:szCs w:val="24"/>
          <w:lang w:eastAsia="en-CA"/>
        </w:rPr>
        <w:t>he antelope squirrels,</w:t>
      </w:r>
      <w:r>
        <w:rPr>
          <w:rFonts w:asciiTheme="majorBidi" w:eastAsia="Times New Roman" w:hAnsiTheme="majorBidi" w:cstheme="majorBidi"/>
          <w:color w:val="000000" w:themeColor="text1"/>
          <w:sz w:val="24"/>
          <w:szCs w:val="24"/>
          <w:lang w:eastAsia="en-CA"/>
        </w:rPr>
        <w:t xml:space="preserve"> the rest of the vertebrates were also spotted in the Mojave</w:t>
      </w:r>
      <w:r w:rsidR="00FC4971">
        <w:rPr>
          <w:rFonts w:asciiTheme="majorBidi" w:eastAsia="Times New Roman" w:hAnsiTheme="majorBidi" w:cstheme="majorBidi"/>
          <w:color w:val="000000" w:themeColor="text1"/>
          <w:sz w:val="24"/>
          <w:szCs w:val="24"/>
          <w:lang w:eastAsia="en-CA"/>
        </w:rPr>
        <w:t>,</w:t>
      </w:r>
      <w:r>
        <w:rPr>
          <w:rFonts w:asciiTheme="majorBidi" w:eastAsia="Times New Roman" w:hAnsiTheme="majorBidi" w:cstheme="majorBidi"/>
          <w:color w:val="000000" w:themeColor="text1"/>
          <w:sz w:val="24"/>
          <w:szCs w:val="24"/>
          <w:lang w:eastAsia="en-CA"/>
        </w:rPr>
        <w:t xml:space="preserve"> in addition to the</w:t>
      </w:r>
      <w:r w:rsidR="00D11855">
        <w:rPr>
          <w:rFonts w:asciiTheme="majorBidi" w:eastAsia="Times New Roman" w:hAnsiTheme="majorBidi" w:cstheme="majorBidi"/>
          <w:color w:val="000000" w:themeColor="text1"/>
          <w:sz w:val="24"/>
          <w:szCs w:val="24"/>
          <w:lang w:eastAsia="en-CA"/>
        </w:rPr>
        <w:t xml:space="preserve"> Mohave ground squirrel (</w:t>
      </w:r>
      <w:proofErr w:type="spellStart"/>
      <w:r w:rsidR="00D11855" w:rsidRPr="00D11855">
        <w:rPr>
          <w:rFonts w:asciiTheme="majorBidi" w:eastAsia="Times New Roman" w:hAnsiTheme="majorBidi" w:cstheme="majorBidi"/>
          <w:i/>
          <w:iCs/>
          <w:color w:val="000000" w:themeColor="text1"/>
          <w:sz w:val="24"/>
          <w:szCs w:val="24"/>
          <w:lang w:eastAsia="en-CA"/>
        </w:rPr>
        <w:t>Xerospermophilus</w:t>
      </w:r>
      <w:proofErr w:type="spellEnd"/>
      <w:r w:rsidR="00D11855" w:rsidRPr="00D11855">
        <w:rPr>
          <w:rFonts w:asciiTheme="majorBidi" w:eastAsia="Times New Roman" w:hAnsiTheme="majorBidi" w:cstheme="majorBidi"/>
          <w:i/>
          <w:iCs/>
          <w:color w:val="000000" w:themeColor="text1"/>
          <w:sz w:val="24"/>
          <w:szCs w:val="24"/>
          <w:lang w:eastAsia="en-CA"/>
        </w:rPr>
        <w:t xml:space="preserve"> </w:t>
      </w:r>
      <w:proofErr w:type="spellStart"/>
      <w:r w:rsidR="00D11855" w:rsidRPr="00D11855">
        <w:rPr>
          <w:rFonts w:asciiTheme="majorBidi" w:eastAsia="Times New Roman" w:hAnsiTheme="majorBidi" w:cstheme="majorBidi"/>
          <w:i/>
          <w:iCs/>
          <w:color w:val="000000" w:themeColor="text1"/>
          <w:sz w:val="24"/>
          <w:szCs w:val="24"/>
          <w:lang w:eastAsia="en-CA"/>
        </w:rPr>
        <w:t>mohavensis</w:t>
      </w:r>
      <w:proofErr w:type="spellEnd"/>
      <w:r w:rsidR="00D11855">
        <w:rPr>
          <w:rFonts w:asciiTheme="majorBidi" w:eastAsia="Times New Roman" w:hAnsiTheme="majorBidi" w:cstheme="majorBidi"/>
          <w:color w:val="000000" w:themeColor="text1"/>
          <w:sz w:val="24"/>
          <w:szCs w:val="24"/>
          <w:lang w:eastAsia="en-CA"/>
        </w:rPr>
        <w:t xml:space="preserve">) and </w:t>
      </w:r>
      <w:r w:rsidR="00FC4971">
        <w:rPr>
          <w:rFonts w:asciiTheme="majorBidi" w:eastAsia="Times New Roman" w:hAnsiTheme="majorBidi" w:cstheme="majorBidi"/>
          <w:color w:val="000000" w:themeColor="text1"/>
          <w:sz w:val="24"/>
          <w:szCs w:val="24"/>
          <w:lang w:eastAsia="en-CA"/>
        </w:rPr>
        <w:t xml:space="preserve">the </w:t>
      </w:r>
      <w:proofErr w:type="spellStart"/>
      <w:r w:rsidR="00FC4971">
        <w:rPr>
          <w:rFonts w:asciiTheme="majorBidi" w:eastAsia="Times New Roman" w:hAnsiTheme="majorBidi" w:cstheme="majorBidi"/>
          <w:color w:val="000000" w:themeColor="text1"/>
          <w:sz w:val="24"/>
          <w:szCs w:val="24"/>
          <w:lang w:eastAsia="en-CA"/>
        </w:rPr>
        <w:t>Califronia</w:t>
      </w:r>
      <w:proofErr w:type="spellEnd"/>
      <w:r w:rsidR="00FC4971">
        <w:rPr>
          <w:rFonts w:asciiTheme="majorBidi" w:eastAsia="Times New Roman" w:hAnsiTheme="majorBidi" w:cstheme="majorBidi"/>
          <w:color w:val="000000" w:themeColor="text1"/>
          <w:sz w:val="24"/>
          <w:szCs w:val="24"/>
          <w:lang w:eastAsia="en-CA"/>
        </w:rPr>
        <w:t xml:space="preserve"> thrasher</w:t>
      </w:r>
      <w:r>
        <w:rPr>
          <w:rFonts w:asciiTheme="majorBidi" w:eastAsia="Times New Roman" w:hAnsiTheme="majorBidi" w:cstheme="majorBidi"/>
          <w:color w:val="000000" w:themeColor="text1"/>
          <w:sz w:val="24"/>
          <w:szCs w:val="24"/>
          <w:lang w:eastAsia="en-CA"/>
        </w:rPr>
        <w:t xml:space="preserve"> (</w:t>
      </w:r>
      <w:proofErr w:type="spellStart"/>
      <w:r w:rsidR="00FC4971">
        <w:rPr>
          <w:rFonts w:asciiTheme="majorBidi" w:eastAsia="Times New Roman" w:hAnsiTheme="majorBidi" w:cstheme="majorBidi"/>
          <w:i/>
          <w:iCs/>
          <w:color w:val="000000" w:themeColor="text1"/>
          <w:sz w:val="24"/>
          <w:szCs w:val="24"/>
          <w:lang w:eastAsia="en-CA"/>
        </w:rPr>
        <w:t>Toxostoma</w:t>
      </w:r>
      <w:proofErr w:type="spellEnd"/>
      <w:r w:rsidR="00FC4971">
        <w:rPr>
          <w:rFonts w:asciiTheme="majorBidi" w:eastAsia="Times New Roman" w:hAnsiTheme="majorBidi" w:cstheme="majorBidi"/>
          <w:i/>
          <w:iCs/>
          <w:color w:val="000000" w:themeColor="text1"/>
          <w:sz w:val="24"/>
          <w:szCs w:val="24"/>
          <w:lang w:eastAsia="en-CA"/>
        </w:rPr>
        <w:t xml:space="preserve"> </w:t>
      </w:r>
      <w:proofErr w:type="spellStart"/>
      <w:r w:rsidR="00FC4971">
        <w:rPr>
          <w:rFonts w:asciiTheme="majorBidi" w:eastAsia="Times New Roman" w:hAnsiTheme="majorBidi" w:cstheme="majorBidi"/>
          <w:i/>
          <w:iCs/>
          <w:color w:val="000000" w:themeColor="text1"/>
          <w:sz w:val="24"/>
          <w:szCs w:val="24"/>
          <w:lang w:eastAsia="en-CA"/>
        </w:rPr>
        <w:t>redivivum</w:t>
      </w:r>
      <w:proofErr w:type="spellEnd"/>
      <w:r w:rsidR="00FC4971">
        <w:rPr>
          <w:rFonts w:asciiTheme="majorBidi" w:eastAsia="Times New Roman" w:hAnsiTheme="majorBidi" w:cstheme="majorBidi"/>
          <w:color w:val="000000" w:themeColor="text1"/>
          <w:sz w:val="24"/>
          <w:szCs w:val="24"/>
          <w:lang w:eastAsia="en-CA"/>
        </w:rPr>
        <w:t>)</w:t>
      </w:r>
      <w:r w:rsidR="00A05E60">
        <w:rPr>
          <w:rFonts w:asciiTheme="majorBidi" w:eastAsia="Times New Roman" w:hAnsiTheme="majorBidi" w:cstheme="majorBidi"/>
          <w:color w:val="000000" w:themeColor="text1"/>
          <w:sz w:val="24"/>
          <w:szCs w:val="24"/>
          <w:lang w:eastAsia="en-CA"/>
        </w:rPr>
        <w:t xml:space="preserve">. </w:t>
      </w:r>
      <w:r w:rsidR="004A431D">
        <w:rPr>
          <w:rFonts w:asciiTheme="majorBidi" w:eastAsia="Times New Roman" w:hAnsiTheme="majorBidi" w:cstheme="majorBidi"/>
          <w:color w:val="000000" w:themeColor="text1"/>
          <w:sz w:val="24"/>
          <w:szCs w:val="24"/>
          <w:lang w:eastAsia="en-CA"/>
        </w:rPr>
        <w:t xml:space="preserve">Selected images of animals are provided with the raw data for example of species. </w:t>
      </w:r>
    </w:p>
    <w:p w14:paraId="4133AD8A" w14:textId="77777777" w:rsidR="0051191D" w:rsidRPr="0051191D" w:rsidRDefault="004A431D" w:rsidP="007D7632">
      <w:pPr>
        <w:pStyle w:val="ListParagraph"/>
        <w:numPr>
          <w:ilvl w:val="0"/>
          <w:numId w:val="7"/>
        </w:numPr>
        <w:shd w:val="clear" w:color="auto" w:fill="FFFFFF"/>
        <w:spacing w:after="0" w:line="480" w:lineRule="auto"/>
        <w:jc w:val="both"/>
        <w:rPr>
          <w:rFonts w:asciiTheme="majorBidi" w:eastAsia="Times New Roman" w:hAnsiTheme="majorBidi" w:cstheme="majorBidi"/>
          <w:b/>
          <w:bCs/>
          <w:color w:val="000000" w:themeColor="text1"/>
          <w:sz w:val="24"/>
          <w:szCs w:val="24"/>
          <w:lang w:eastAsia="en-CA"/>
        </w:rPr>
      </w:pPr>
      <w:r w:rsidRPr="004A431D">
        <w:rPr>
          <w:rFonts w:asciiTheme="majorBidi" w:eastAsia="Times New Roman" w:hAnsiTheme="majorBidi" w:cstheme="majorBidi"/>
          <w:b/>
          <w:bCs/>
          <w:color w:val="000000" w:themeColor="text1"/>
          <w:sz w:val="24"/>
          <w:szCs w:val="24"/>
          <w:lang w:eastAsia="en-CA"/>
        </w:rPr>
        <w:t xml:space="preserve">Statistical Analyses </w:t>
      </w:r>
      <w:r w:rsidR="00A05E60" w:rsidRPr="004A431D">
        <w:rPr>
          <w:rFonts w:asciiTheme="majorBidi" w:eastAsia="Times New Roman" w:hAnsiTheme="majorBidi" w:cstheme="majorBidi"/>
          <w:color w:val="000000" w:themeColor="text1"/>
          <w:sz w:val="24"/>
          <w:szCs w:val="24"/>
          <w:lang w:eastAsia="en-CA"/>
        </w:rPr>
        <w:t xml:space="preserve"> </w:t>
      </w:r>
    </w:p>
    <w:p w14:paraId="76955129" w14:textId="77777777" w:rsidR="0051191D" w:rsidRDefault="00AB1DAC" w:rsidP="007D763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lastRenderedPageBreak/>
        <w:t xml:space="preserve">                      All analyses were performed using R version 3.4.4 (R Development Core Team, 2017)</w:t>
      </w:r>
      <w:r w:rsidR="007D7632">
        <w:rPr>
          <w:rFonts w:asciiTheme="majorBidi" w:eastAsia="Times New Roman" w:hAnsiTheme="majorBidi" w:cstheme="majorBidi"/>
          <w:color w:val="000000" w:themeColor="text1"/>
          <w:sz w:val="24"/>
          <w:szCs w:val="24"/>
          <w:lang w:eastAsia="en-CA"/>
        </w:rPr>
        <w:t xml:space="preserve">. Statistical workflows are available on: </w:t>
      </w:r>
    </w:p>
    <w:p w14:paraId="59577D6A" w14:textId="54163B2D" w:rsidR="00CE5B68" w:rsidRDefault="007D7632" w:rsidP="00A02AE4">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proofErr w:type="gramStart"/>
      <w:r w:rsidRPr="007D7632">
        <w:rPr>
          <w:rFonts w:asciiTheme="majorBidi" w:eastAsia="Times New Roman" w:hAnsiTheme="majorBidi" w:cstheme="majorBidi"/>
          <w:color w:val="000000" w:themeColor="text1"/>
          <w:sz w:val="24"/>
          <w:szCs w:val="24"/>
          <w:lang w:eastAsia="en-CA"/>
        </w:rPr>
        <w:t>https://cjlortie.github.io/Camtrap.contrast.2017/#camera_trap_contrasts</w:t>
      </w:r>
      <w:r>
        <w:rPr>
          <w:rFonts w:asciiTheme="majorBidi" w:eastAsia="Times New Roman" w:hAnsiTheme="majorBidi" w:cstheme="majorBidi"/>
          <w:color w:val="000000" w:themeColor="text1"/>
          <w:sz w:val="24"/>
          <w:szCs w:val="24"/>
          <w:lang w:eastAsia="en-CA"/>
        </w:rPr>
        <w:t>.</w:t>
      </w:r>
      <w:proofErr w:type="gramEnd"/>
      <w:r>
        <w:rPr>
          <w:rFonts w:asciiTheme="majorBidi" w:eastAsia="Times New Roman" w:hAnsiTheme="majorBidi" w:cstheme="majorBidi"/>
          <w:color w:val="000000" w:themeColor="text1"/>
          <w:sz w:val="24"/>
          <w:szCs w:val="24"/>
          <w:lang w:eastAsia="en-CA"/>
        </w:rPr>
        <w:t xml:space="preserve"> The “</w:t>
      </w:r>
      <w:proofErr w:type="spellStart"/>
      <w:r>
        <w:rPr>
          <w:rFonts w:asciiTheme="majorBidi" w:eastAsia="Times New Roman" w:hAnsiTheme="majorBidi" w:cstheme="majorBidi"/>
          <w:color w:val="000000" w:themeColor="text1"/>
          <w:sz w:val="24"/>
          <w:szCs w:val="24"/>
          <w:lang w:eastAsia="en-CA"/>
        </w:rPr>
        <w:t>ggmap</w:t>
      </w:r>
      <w:proofErr w:type="spellEnd"/>
      <w:r>
        <w:rPr>
          <w:rFonts w:asciiTheme="majorBidi" w:eastAsia="Times New Roman" w:hAnsiTheme="majorBidi" w:cstheme="majorBidi"/>
          <w:color w:val="000000" w:themeColor="text1"/>
          <w:sz w:val="24"/>
          <w:szCs w:val="24"/>
          <w:lang w:eastAsia="en-CA"/>
        </w:rPr>
        <w:t xml:space="preserve">” function was used to plot the latitude and longitude coordinates of the Carrizo National Monument and the Mojave National Preserve on </w:t>
      </w:r>
      <w:r w:rsidR="0005782A">
        <w:rPr>
          <w:rFonts w:asciiTheme="majorBidi" w:eastAsia="Times New Roman" w:hAnsiTheme="majorBidi" w:cstheme="majorBidi"/>
          <w:color w:val="000000" w:themeColor="text1"/>
          <w:sz w:val="24"/>
          <w:szCs w:val="24"/>
          <w:lang w:eastAsia="en-CA"/>
        </w:rPr>
        <w:t xml:space="preserve">a Californian map. </w:t>
      </w:r>
      <w:r w:rsidR="002E03B4">
        <w:rPr>
          <w:rFonts w:asciiTheme="majorBidi" w:eastAsia="Times New Roman" w:hAnsiTheme="majorBidi" w:cstheme="majorBidi"/>
          <w:color w:val="000000" w:themeColor="text1"/>
          <w:sz w:val="24"/>
          <w:szCs w:val="24"/>
          <w:lang w:eastAsia="en-CA"/>
        </w:rPr>
        <w:t>In order to estimate</w:t>
      </w:r>
      <w:r w:rsidR="00DC2687">
        <w:rPr>
          <w:rFonts w:asciiTheme="majorBidi" w:eastAsia="Times New Roman" w:hAnsiTheme="majorBidi" w:cstheme="majorBidi"/>
          <w:color w:val="000000" w:themeColor="text1"/>
          <w:sz w:val="24"/>
          <w:szCs w:val="24"/>
          <w:lang w:eastAsia="en-CA"/>
        </w:rPr>
        <w:t xml:space="preserve"> size of foundational plant species</w:t>
      </w:r>
      <w:r w:rsidR="002E03B4">
        <w:rPr>
          <w:rFonts w:asciiTheme="majorBidi" w:eastAsia="Times New Roman" w:hAnsiTheme="majorBidi" w:cstheme="majorBidi"/>
          <w:color w:val="000000" w:themeColor="text1"/>
          <w:sz w:val="24"/>
          <w:szCs w:val="24"/>
          <w:lang w:eastAsia="en-CA"/>
        </w:rPr>
        <w:t xml:space="preserve">, a </w:t>
      </w:r>
      <w:r w:rsidR="0005782A">
        <w:rPr>
          <w:rFonts w:asciiTheme="majorBidi" w:eastAsia="Times New Roman" w:hAnsiTheme="majorBidi" w:cstheme="majorBidi"/>
          <w:color w:val="000000" w:themeColor="text1"/>
          <w:sz w:val="24"/>
          <w:szCs w:val="24"/>
          <w:lang w:eastAsia="en-CA"/>
        </w:rPr>
        <w:t xml:space="preserve">smoothed histogram called a density plot was constructed </w:t>
      </w:r>
      <w:r w:rsidR="00BD407F">
        <w:rPr>
          <w:rFonts w:asciiTheme="majorBidi" w:eastAsia="Times New Roman" w:hAnsiTheme="majorBidi" w:cstheme="majorBidi"/>
          <w:color w:val="000000" w:themeColor="text1"/>
          <w:sz w:val="24"/>
          <w:szCs w:val="24"/>
          <w:lang w:eastAsia="en-CA"/>
        </w:rPr>
        <w:t>from</w:t>
      </w:r>
      <w:r w:rsidR="0005782A">
        <w:rPr>
          <w:rFonts w:asciiTheme="majorBidi" w:eastAsia="Times New Roman" w:hAnsiTheme="majorBidi" w:cstheme="majorBidi"/>
          <w:color w:val="000000" w:themeColor="text1"/>
          <w:sz w:val="24"/>
          <w:szCs w:val="24"/>
          <w:lang w:eastAsia="en-CA"/>
        </w:rPr>
        <w:t xml:space="preserve"> conditional probabilities of the </w:t>
      </w:r>
      <w:proofErr w:type="spellStart"/>
      <w:r w:rsidR="0005782A">
        <w:rPr>
          <w:rFonts w:asciiTheme="majorBidi" w:eastAsia="Times New Roman" w:hAnsiTheme="majorBidi" w:cstheme="majorBidi"/>
          <w:color w:val="000000" w:themeColor="text1"/>
          <w:sz w:val="24"/>
          <w:szCs w:val="24"/>
          <w:lang w:eastAsia="en-CA"/>
        </w:rPr>
        <w:t>bindwiths</w:t>
      </w:r>
      <w:proofErr w:type="spellEnd"/>
      <w:r w:rsidR="0005782A">
        <w:rPr>
          <w:rFonts w:asciiTheme="majorBidi" w:eastAsia="Times New Roman" w:hAnsiTheme="majorBidi" w:cstheme="majorBidi"/>
          <w:color w:val="000000" w:themeColor="text1"/>
          <w:sz w:val="24"/>
          <w:szCs w:val="24"/>
          <w:lang w:eastAsia="en-CA"/>
        </w:rPr>
        <w:t xml:space="preserve"> </w:t>
      </w:r>
      <w:r w:rsidR="0005782A">
        <w:rPr>
          <w:rFonts w:asciiTheme="majorBidi" w:eastAsia="Times New Roman" w:hAnsiTheme="majorBidi" w:cstheme="majorBidi"/>
          <w:color w:val="000000" w:themeColor="text1"/>
          <w:sz w:val="24"/>
          <w:szCs w:val="24"/>
          <w:lang w:eastAsia="en-CA"/>
        </w:rPr>
        <w:fldChar w:fldCharType="begin"/>
      </w:r>
      <w:r w:rsidR="0005782A">
        <w:rPr>
          <w:rFonts w:asciiTheme="majorBidi" w:eastAsia="Times New Roman" w:hAnsiTheme="majorBidi" w:cstheme="majorBidi"/>
          <w:color w:val="000000" w:themeColor="text1"/>
          <w:sz w:val="24"/>
          <w:szCs w:val="24"/>
          <w:lang w:eastAsia="en-CA"/>
        </w:rPr>
        <w:instrText xml:space="preserve"> ADDIN ZOTERO_ITEM CSL_CITATION {"citationID":"Fy8xLxKM","properties":{"formattedCitation":"(Hall, Racine, and Li 2004)","plainCitation":"(Hall, Racine, and Li 2004)","noteIndex":0},"citationItems":[{"id":100,"uris":["http://zotero.org/users/local/tCrvyoCs/items/EC459N5Z"],"uri":["http://zotero.org/users/local/tCrvyoCs/items/EC459N5Z"],"itemData":{"id":100,"type":"article-journal","title":"Cross-Validation and the Estimation of Conditional Probability Densities","container-title":"Journal of the American Statistical Association","page":"1015-1026","volume":"99","issue":"468","source":"CrossRef","DOI":"10.1198/016214504000000548","ISSN":"0162-1459, 1537-274X","language":"en","author":[{"family":"Hall","given":"Peter"},{"family":"Racine","given":"Jeff"},{"family":"Li","given":"Qi"}],"issued":{"date-parts":[["2004",12]]}}}],"schema":"https://github.com/citation-style-language/schema/raw/master/csl-citation.json"} </w:instrText>
      </w:r>
      <w:r w:rsidR="0005782A">
        <w:rPr>
          <w:rFonts w:asciiTheme="majorBidi" w:eastAsia="Times New Roman" w:hAnsiTheme="majorBidi" w:cstheme="majorBidi"/>
          <w:color w:val="000000" w:themeColor="text1"/>
          <w:sz w:val="24"/>
          <w:szCs w:val="24"/>
          <w:lang w:eastAsia="en-CA"/>
        </w:rPr>
        <w:fldChar w:fldCharType="separate"/>
      </w:r>
      <w:r w:rsidR="0005782A">
        <w:rPr>
          <w:rFonts w:ascii="Times New Roman" w:hAnsi="Times New Roman" w:cs="Times New Roman"/>
          <w:sz w:val="24"/>
        </w:rPr>
        <w:t xml:space="preserve">(Hall et al. </w:t>
      </w:r>
      <w:r w:rsidR="0005782A" w:rsidRPr="0005782A">
        <w:rPr>
          <w:rFonts w:ascii="Times New Roman" w:hAnsi="Times New Roman" w:cs="Times New Roman"/>
          <w:sz w:val="24"/>
        </w:rPr>
        <w:t>2004)</w:t>
      </w:r>
      <w:r w:rsidR="0005782A">
        <w:rPr>
          <w:rFonts w:asciiTheme="majorBidi" w:eastAsia="Times New Roman" w:hAnsiTheme="majorBidi" w:cstheme="majorBidi"/>
          <w:color w:val="000000" w:themeColor="text1"/>
          <w:sz w:val="24"/>
          <w:szCs w:val="24"/>
          <w:lang w:eastAsia="en-CA"/>
        </w:rPr>
        <w:fldChar w:fldCharType="end"/>
      </w:r>
      <w:r w:rsidR="0005782A">
        <w:rPr>
          <w:rFonts w:asciiTheme="majorBidi" w:eastAsia="Times New Roman" w:hAnsiTheme="majorBidi" w:cstheme="majorBidi"/>
          <w:color w:val="000000" w:themeColor="text1"/>
          <w:sz w:val="24"/>
          <w:szCs w:val="24"/>
          <w:lang w:eastAsia="en-CA"/>
        </w:rPr>
        <w:t xml:space="preserve"> using the</w:t>
      </w:r>
      <w:r w:rsidR="00BD407F">
        <w:rPr>
          <w:rFonts w:asciiTheme="majorBidi" w:eastAsia="Times New Roman" w:hAnsiTheme="majorBidi" w:cstheme="majorBidi"/>
          <w:color w:val="000000" w:themeColor="text1"/>
          <w:sz w:val="24"/>
          <w:szCs w:val="24"/>
          <w:lang w:eastAsia="en-CA"/>
        </w:rPr>
        <w:t xml:space="preserve"> “</w:t>
      </w:r>
      <w:proofErr w:type="spellStart"/>
      <w:r w:rsidR="00BD407F">
        <w:rPr>
          <w:rFonts w:asciiTheme="majorBidi" w:eastAsia="Times New Roman" w:hAnsiTheme="majorBidi" w:cstheme="majorBidi"/>
          <w:color w:val="000000" w:themeColor="text1"/>
          <w:sz w:val="24"/>
          <w:szCs w:val="24"/>
          <w:lang w:eastAsia="en-CA"/>
        </w:rPr>
        <w:t>ggplot_build</w:t>
      </w:r>
      <w:proofErr w:type="spellEnd"/>
      <w:r w:rsidR="00BD407F">
        <w:rPr>
          <w:rFonts w:asciiTheme="majorBidi" w:eastAsia="Times New Roman" w:hAnsiTheme="majorBidi" w:cstheme="majorBidi"/>
          <w:color w:val="000000" w:themeColor="text1"/>
          <w:sz w:val="24"/>
          <w:szCs w:val="24"/>
          <w:lang w:eastAsia="en-CA"/>
        </w:rPr>
        <w:t>” and “</w:t>
      </w:r>
      <w:proofErr w:type="spellStart"/>
      <w:r w:rsidR="00BD407F">
        <w:rPr>
          <w:rFonts w:asciiTheme="majorBidi" w:eastAsia="Times New Roman" w:hAnsiTheme="majorBidi" w:cstheme="majorBidi"/>
          <w:color w:val="000000" w:themeColor="text1"/>
          <w:sz w:val="24"/>
          <w:szCs w:val="24"/>
          <w:lang w:eastAsia="en-CA"/>
        </w:rPr>
        <w:t>geom_density</w:t>
      </w:r>
      <w:proofErr w:type="spellEnd"/>
      <w:r w:rsidR="00BD407F">
        <w:rPr>
          <w:rFonts w:asciiTheme="majorBidi" w:eastAsia="Times New Roman" w:hAnsiTheme="majorBidi" w:cstheme="majorBidi"/>
          <w:color w:val="000000" w:themeColor="text1"/>
          <w:sz w:val="24"/>
          <w:szCs w:val="24"/>
          <w:lang w:eastAsia="en-CA"/>
        </w:rPr>
        <w:t>” from the</w:t>
      </w:r>
      <w:r w:rsidR="0005782A">
        <w:rPr>
          <w:rFonts w:asciiTheme="majorBidi" w:eastAsia="Times New Roman" w:hAnsiTheme="majorBidi" w:cstheme="majorBidi"/>
          <w:color w:val="000000" w:themeColor="text1"/>
          <w:sz w:val="24"/>
          <w:szCs w:val="24"/>
          <w:lang w:eastAsia="en-CA"/>
        </w:rPr>
        <w:t xml:space="preserve"> “ggplot</w:t>
      </w:r>
      <w:r w:rsidR="00BD407F">
        <w:rPr>
          <w:rFonts w:asciiTheme="majorBidi" w:eastAsia="Times New Roman" w:hAnsiTheme="majorBidi" w:cstheme="majorBidi"/>
          <w:color w:val="000000" w:themeColor="text1"/>
          <w:sz w:val="24"/>
          <w:szCs w:val="24"/>
          <w:lang w:eastAsia="en-CA"/>
        </w:rPr>
        <w:t>2</w:t>
      </w:r>
      <w:r w:rsidR="0005782A">
        <w:rPr>
          <w:rFonts w:asciiTheme="majorBidi" w:eastAsia="Times New Roman" w:hAnsiTheme="majorBidi" w:cstheme="majorBidi"/>
          <w:color w:val="000000" w:themeColor="text1"/>
          <w:sz w:val="24"/>
          <w:szCs w:val="24"/>
          <w:lang w:eastAsia="en-CA"/>
        </w:rPr>
        <w:t>”</w:t>
      </w:r>
      <w:r w:rsidR="00BD407F">
        <w:rPr>
          <w:rFonts w:asciiTheme="majorBidi" w:eastAsia="Times New Roman" w:hAnsiTheme="majorBidi" w:cstheme="majorBidi"/>
          <w:color w:val="000000" w:themeColor="text1"/>
          <w:sz w:val="24"/>
          <w:szCs w:val="24"/>
          <w:lang w:eastAsia="en-CA"/>
        </w:rPr>
        <w:t xml:space="preserve"> package </w:t>
      </w:r>
      <w:r w:rsidR="00DC2687">
        <w:rPr>
          <w:rFonts w:asciiTheme="majorBidi" w:eastAsia="Times New Roman" w:hAnsiTheme="majorBidi" w:cstheme="majorBidi"/>
          <w:color w:val="000000" w:themeColor="text1"/>
          <w:sz w:val="24"/>
          <w:szCs w:val="24"/>
          <w:lang w:eastAsia="en-CA"/>
        </w:rPr>
        <w:t xml:space="preserve">using Gaussian </w:t>
      </w:r>
      <w:r w:rsidR="002B4F16">
        <w:rPr>
          <w:rFonts w:asciiTheme="majorBidi" w:eastAsia="Times New Roman" w:hAnsiTheme="majorBidi" w:cstheme="majorBidi"/>
          <w:color w:val="000000" w:themeColor="text1"/>
          <w:sz w:val="24"/>
          <w:szCs w:val="24"/>
          <w:lang w:eastAsia="en-CA"/>
        </w:rPr>
        <w:t xml:space="preserve">family </w:t>
      </w:r>
      <w:r w:rsidR="00DC2687">
        <w:rPr>
          <w:rFonts w:asciiTheme="majorBidi" w:eastAsia="Times New Roman" w:hAnsiTheme="majorBidi" w:cstheme="majorBidi"/>
          <w:color w:val="000000" w:themeColor="text1"/>
          <w:sz w:val="24"/>
          <w:szCs w:val="24"/>
          <w:lang w:eastAsia="en-CA"/>
        </w:rPr>
        <w:t>distribution</w:t>
      </w:r>
      <w:r w:rsidR="00BD407F">
        <w:rPr>
          <w:rFonts w:asciiTheme="majorBidi" w:eastAsia="Times New Roman" w:hAnsiTheme="majorBidi" w:cstheme="majorBidi"/>
          <w:color w:val="000000" w:themeColor="text1"/>
          <w:sz w:val="24"/>
          <w:szCs w:val="24"/>
          <w:lang w:eastAsia="en-CA"/>
        </w:rPr>
        <w:t xml:space="preserve"> </w:t>
      </w:r>
      <w:r w:rsidR="00BD407F">
        <w:rPr>
          <w:rFonts w:asciiTheme="majorBidi" w:eastAsia="Times New Roman" w:hAnsiTheme="majorBidi" w:cstheme="majorBidi"/>
          <w:color w:val="000000" w:themeColor="text1"/>
          <w:sz w:val="24"/>
          <w:szCs w:val="24"/>
          <w:lang w:eastAsia="en-CA"/>
        </w:rPr>
        <w:fldChar w:fldCharType="begin"/>
      </w:r>
      <w:r w:rsidR="00BD407F">
        <w:rPr>
          <w:rFonts w:asciiTheme="majorBidi" w:eastAsia="Times New Roman" w:hAnsiTheme="majorBidi" w:cstheme="majorBidi"/>
          <w:color w:val="000000" w:themeColor="text1"/>
          <w:sz w:val="24"/>
          <w:szCs w:val="24"/>
          <w:lang w:eastAsia="en-CA"/>
        </w:rPr>
        <w:instrText xml:space="preserve"> ADDIN ZOTERO_ITEM CSL_CITATION {"citationID":"urwrbmNR","properties":{"formattedCitation":"(Hadley 2016)","plainCitation":"(Hadley 2016)","noteIndex":0},"citationItems":[{"id":101,"uris":["http://zotero.org/users/local/tCrvyoCs/items/WKUKW8QE"],"uri":["http://zotero.org/users/local/tCrvyoCs/items/WKUKW8QE"],"itemData":{"id":101,"type":"book","title":"Ggplot2","publisher":"Springer Science+Business Media, LLC","publisher-place":"New York, NY","source":"Library of Congress ISBN","event-place":"New York, NY","ISBN":"978-3-319-24275-0","author":[{"family":"Hadley","given":"Wickham"}],"issued":{"date-parts":[["2016"]]}}}],"schema":"https://github.com/citation-style-language/schema/raw/master/csl-citation.json"} </w:instrText>
      </w:r>
      <w:r w:rsidR="00BD407F">
        <w:rPr>
          <w:rFonts w:asciiTheme="majorBidi" w:eastAsia="Times New Roman" w:hAnsiTheme="majorBidi" w:cstheme="majorBidi"/>
          <w:color w:val="000000" w:themeColor="text1"/>
          <w:sz w:val="24"/>
          <w:szCs w:val="24"/>
          <w:lang w:eastAsia="en-CA"/>
        </w:rPr>
        <w:fldChar w:fldCharType="separate"/>
      </w:r>
      <w:r w:rsidR="00BD407F">
        <w:rPr>
          <w:rFonts w:ascii="Times New Roman" w:hAnsi="Times New Roman" w:cs="Times New Roman"/>
          <w:sz w:val="24"/>
        </w:rPr>
        <w:t>(Wickham</w:t>
      </w:r>
      <w:r w:rsidR="00BD407F" w:rsidRPr="00BD407F">
        <w:rPr>
          <w:rFonts w:ascii="Times New Roman" w:hAnsi="Times New Roman" w:cs="Times New Roman"/>
          <w:sz w:val="24"/>
        </w:rPr>
        <w:t xml:space="preserve"> 2016)</w:t>
      </w:r>
      <w:r w:rsidR="00BD407F">
        <w:rPr>
          <w:rFonts w:asciiTheme="majorBidi" w:eastAsia="Times New Roman" w:hAnsiTheme="majorBidi" w:cstheme="majorBidi"/>
          <w:color w:val="000000" w:themeColor="text1"/>
          <w:sz w:val="24"/>
          <w:szCs w:val="24"/>
          <w:lang w:eastAsia="en-CA"/>
        </w:rPr>
        <w:fldChar w:fldCharType="end"/>
      </w:r>
      <w:r w:rsidR="00BD407F">
        <w:rPr>
          <w:rFonts w:asciiTheme="majorBidi" w:eastAsia="Times New Roman" w:hAnsiTheme="majorBidi" w:cstheme="majorBidi"/>
          <w:color w:val="000000" w:themeColor="text1"/>
          <w:sz w:val="24"/>
          <w:szCs w:val="24"/>
          <w:lang w:eastAsia="en-CA"/>
        </w:rPr>
        <w:t xml:space="preserve">. </w:t>
      </w:r>
      <w:r w:rsidR="00D11855">
        <w:rPr>
          <w:rFonts w:asciiTheme="majorBidi" w:eastAsia="Times New Roman" w:hAnsiTheme="majorBidi" w:cstheme="majorBidi"/>
          <w:color w:val="000000" w:themeColor="text1"/>
          <w:sz w:val="24"/>
          <w:szCs w:val="24"/>
          <w:lang w:eastAsia="en-CA"/>
        </w:rPr>
        <w:t>Chi-squared test was used to calculate the p-value for the model. R</w:t>
      </w:r>
      <w:r w:rsidR="00DC2687">
        <w:rPr>
          <w:rFonts w:asciiTheme="majorBidi" w:eastAsia="Times New Roman" w:hAnsiTheme="majorBidi" w:cstheme="majorBidi"/>
          <w:color w:val="000000" w:themeColor="text1"/>
          <w:sz w:val="24"/>
          <w:szCs w:val="24"/>
          <w:lang w:eastAsia="en-CA"/>
        </w:rPr>
        <w:t>esiduals were further examined using the Shapiro-</w:t>
      </w:r>
      <w:proofErr w:type="spellStart"/>
      <w:r w:rsidR="00DC2687">
        <w:rPr>
          <w:rFonts w:asciiTheme="majorBidi" w:eastAsia="Times New Roman" w:hAnsiTheme="majorBidi" w:cstheme="majorBidi"/>
          <w:color w:val="000000" w:themeColor="text1"/>
          <w:sz w:val="24"/>
          <w:szCs w:val="24"/>
          <w:lang w:eastAsia="en-CA"/>
        </w:rPr>
        <w:t>Wilk</w:t>
      </w:r>
      <w:proofErr w:type="spellEnd"/>
      <w:r w:rsidR="00DC2687">
        <w:rPr>
          <w:rFonts w:asciiTheme="majorBidi" w:eastAsia="Times New Roman" w:hAnsiTheme="majorBidi" w:cstheme="majorBidi"/>
          <w:color w:val="000000" w:themeColor="text1"/>
          <w:sz w:val="24"/>
          <w:szCs w:val="24"/>
          <w:lang w:eastAsia="en-CA"/>
        </w:rPr>
        <w:t xml:space="preserve"> normality test </w:t>
      </w:r>
      <w:r w:rsidR="00DC2687">
        <w:rPr>
          <w:rFonts w:asciiTheme="majorBidi" w:eastAsia="Times New Roman" w:hAnsiTheme="majorBidi" w:cstheme="majorBidi"/>
          <w:color w:val="000000" w:themeColor="text1"/>
          <w:sz w:val="24"/>
          <w:szCs w:val="24"/>
          <w:lang w:eastAsia="en-CA"/>
        </w:rPr>
        <w:fldChar w:fldCharType="begin"/>
      </w:r>
      <w:r w:rsidR="00DC2687">
        <w:rPr>
          <w:rFonts w:asciiTheme="majorBidi" w:eastAsia="Times New Roman" w:hAnsiTheme="majorBidi" w:cstheme="majorBidi"/>
          <w:color w:val="000000" w:themeColor="text1"/>
          <w:sz w:val="24"/>
          <w:szCs w:val="24"/>
          <w:lang w:eastAsia="en-CA"/>
        </w:rPr>
        <w:instrText xml:space="preserve"> ADDIN ZOTERO_ITEM CSL_CITATION {"citationID":"80aWMDtR","properties":{"formattedCitation":"(Shapiro and Wilk 1965)","plainCitation":"(Shapiro and Wilk 1965)","noteIndex":0},"citationItems":[{"id":102,"uris":["http://zotero.org/users/local/tCrvyoCs/items/HAC9XYGA"],"uri":["http://zotero.org/users/local/tCrvyoCs/items/HAC9XYGA"],"itemData":{"id":102,"type":"article-journal","title":"An Analysis of Variance Test for Normality (Complete Samples)","container-title":"Biometrika","page":"591","volume":"52","issue":"3/4","source":"CrossRef","DOI":"10.2307/2333709","ISSN":"00063444","author":[{"family":"Shapiro","given":"S. S."},{"family":"Wilk","given":"M. B."}],"issued":{"date-parts":[["1965",12]]}}}],"schema":"https://github.com/citation-style-language/schema/raw/master/csl-citation.json"} </w:instrText>
      </w:r>
      <w:r w:rsidR="00DC2687">
        <w:rPr>
          <w:rFonts w:asciiTheme="majorBidi" w:eastAsia="Times New Roman" w:hAnsiTheme="majorBidi" w:cstheme="majorBidi"/>
          <w:color w:val="000000" w:themeColor="text1"/>
          <w:sz w:val="24"/>
          <w:szCs w:val="24"/>
          <w:lang w:eastAsia="en-CA"/>
        </w:rPr>
        <w:fldChar w:fldCharType="separate"/>
      </w:r>
      <w:r w:rsidR="00DC2687" w:rsidRPr="00DC2687">
        <w:rPr>
          <w:rFonts w:ascii="Times New Roman" w:hAnsi="Times New Roman" w:cs="Times New Roman"/>
          <w:sz w:val="24"/>
        </w:rPr>
        <w:t>(Shapiro and Wilk 1965)</w:t>
      </w:r>
      <w:r w:rsidR="00DC2687">
        <w:rPr>
          <w:rFonts w:asciiTheme="majorBidi" w:eastAsia="Times New Roman" w:hAnsiTheme="majorBidi" w:cstheme="majorBidi"/>
          <w:color w:val="000000" w:themeColor="text1"/>
          <w:sz w:val="24"/>
          <w:szCs w:val="24"/>
          <w:lang w:eastAsia="en-CA"/>
        </w:rPr>
        <w:fldChar w:fldCharType="end"/>
      </w:r>
      <w:r w:rsidR="00D11855">
        <w:rPr>
          <w:rFonts w:asciiTheme="majorBidi" w:eastAsia="Times New Roman" w:hAnsiTheme="majorBidi" w:cstheme="majorBidi"/>
          <w:color w:val="000000" w:themeColor="text1"/>
          <w:sz w:val="24"/>
          <w:szCs w:val="24"/>
          <w:lang w:eastAsia="en-CA"/>
        </w:rPr>
        <w:t xml:space="preserve"> which examines whether the dataset fits a normal distribution</w:t>
      </w:r>
      <w:r w:rsidR="00DC2687">
        <w:rPr>
          <w:rFonts w:asciiTheme="majorBidi" w:eastAsia="Times New Roman" w:hAnsiTheme="majorBidi" w:cstheme="majorBidi"/>
          <w:color w:val="000000" w:themeColor="text1"/>
          <w:sz w:val="24"/>
          <w:szCs w:val="24"/>
          <w:lang w:eastAsia="en-CA"/>
        </w:rPr>
        <w:t xml:space="preserve">. </w:t>
      </w:r>
      <w:proofErr w:type="spellStart"/>
      <w:r w:rsidR="00D11855">
        <w:rPr>
          <w:rFonts w:asciiTheme="majorBidi" w:eastAsia="Times New Roman" w:hAnsiTheme="majorBidi" w:cstheme="majorBidi"/>
          <w:color w:val="000000" w:themeColor="text1"/>
          <w:sz w:val="24"/>
          <w:szCs w:val="24"/>
          <w:lang w:eastAsia="en-CA"/>
        </w:rPr>
        <w:t>Tukey</w:t>
      </w:r>
      <w:proofErr w:type="spellEnd"/>
      <w:r w:rsidR="00D11855">
        <w:rPr>
          <w:rFonts w:asciiTheme="majorBidi" w:eastAsia="Times New Roman" w:hAnsiTheme="majorBidi" w:cstheme="majorBidi"/>
          <w:color w:val="000000" w:themeColor="text1"/>
          <w:sz w:val="24"/>
          <w:szCs w:val="24"/>
          <w:lang w:eastAsia="en-CA"/>
        </w:rPr>
        <w:t xml:space="preserve">-adjustment test was used in conjunction with an ANOVA (post-hoc analysis) to determine whether the means of the three </w:t>
      </w:r>
      <w:r w:rsidR="00770083">
        <w:rPr>
          <w:rFonts w:asciiTheme="majorBidi" w:eastAsia="Times New Roman" w:hAnsiTheme="majorBidi" w:cstheme="majorBidi"/>
          <w:color w:val="000000" w:themeColor="text1"/>
          <w:sz w:val="24"/>
          <w:szCs w:val="24"/>
          <w:lang w:eastAsia="en-CA"/>
        </w:rPr>
        <w:t xml:space="preserve">foundational </w:t>
      </w:r>
      <w:r w:rsidR="00D11855">
        <w:rPr>
          <w:rFonts w:asciiTheme="majorBidi" w:eastAsia="Times New Roman" w:hAnsiTheme="majorBidi" w:cstheme="majorBidi"/>
          <w:color w:val="000000" w:themeColor="text1"/>
          <w:sz w:val="24"/>
          <w:szCs w:val="24"/>
          <w:lang w:eastAsia="en-CA"/>
        </w:rPr>
        <w:t>specie</w:t>
      </w:r>
      <w:r w:rsidR="00770083">
        <w:rPr>
          <w:rFonts w:asciiTheme="majorBidi" w:eastAsia="Times New Roman" w:hAnsiTheme="majorBidi" w:cstheme="majorBidi"/>
          <w:color w:val="000000" w:themeColor="text1"/>
          <w:sz w:val="24"/>
          <w:szCs w:val="24"/>
          <w:lang w:eastAsia="en-CA"/>
        </w:rPr>
        <w:t>s were significantly different. Furthermore, the “</w:t>
      </w:r>
      <w:proofErr w:type="spellStart"/>
      <w:r w:rsidR="00770083">
        <w:rPr>
          <w:rFonts w:asciiTheme="majorBidi" w:eastAsia="Times New Roman" w:hAnsiTheme="majorBidi" w:cstheme="majorBidi"/>
          <w:color w:val="000000" w:themeColor="text1"/>
          <w:sz w:val="24"/>
          <w:szCs w:val="24"/>
          <w:lang w:eastAsia="en-CA"/>
        </w:rPr>
        <w:t>geom_boxplot</w:t>
      </w:r>
      <w:proofErr w:type="spellEnd"/>
      <w:r w:rsidR="00770083">
        <w:rPr>
          <w:rFonts w:asciiTheme="majorBidi" w:eastAsia="Times New Roman" w:hAnsiTheme="majorBidi" w:cstheme="majorBidi"/>
          <w:color w:val="000000" w:themeColor="text1"/>
          <w:sz w:val="24"/>
          <w:szCs w:val="24"/>
          <w:lang w:eastAsia="en-CA"/>
        </w:rPr>
        <w:t xml:space="preserve">” function of the “ggplot2” package was used to </w:t>
      </w:r>
      <w:r w:rsidR="008A55BE">
        <w:rPr>
          <w:rFonts w:asciiTheme="majorBidi" w:eastAsia="Times New Roman" w:hAnsiTheme="majorBidi" w:cstheme="majorBidi"/>
          <w:color w:val="000000" w:themeColor="text1"/>
          <w:sz w:val="24"/>
          <w:szCs w:val="24"/>
          <w:lang w:eastAsia="en-CA"/>
        </w:rPr>
        <w:t xml:space="preserve">depict the total captures and the capture rate per microsite. </w:t>
      </w:r>
      <w:r w:rsidR="00B65163">
        <w:rPr>
          <w:rFonts w:asciiTheme="majorBidi" w:eastAsia="Times New Roman" w:hAnsiTheme="majorBidi" w:cstheme="majorBidi"/>
          <w:color w:val="000000" w:themeColor="text1"/>
          <w:sz w:val="24"/>
          <w:szCs w:val="24"/>
          <w:lang w:eastAsia="en-CA"/>
        </w:rPr>
        <w:t>C</w:t>
      </w:r>
      <w:r w:rsidR="008A55BE">
        <w:rPr>
          <w:rFonts w:asciiTheme="majorBidi" w:eastAsia="Times New Roman" w:hAnsiTheme="majorBidi" w:cstheme="majorBidi"/>
          <w:color w:val="000000" w:themeColor="text1"/>
          <w:sz w:val="24"/>
          <w:szCs w:val="24"/>
          <w:lang w:eastAsia="en-CA"/>
        </w:rPr>
        <w:t>aptures by found</w:t>
      </w:r>
      <w:r w:rsidR="00B65163">
        <w:rPr>
          <w:rFonts w:asciiTheme="majorBidi" w:eastAsia="Times New Roman" w:hAnsiTheme="majorBidi" w:cstheme="majorBidi"/>
          <w:color w:val="000000" w:themeColor="text1"/>
          <w:sz w:val="24"/>
          <w:szCs w:val="24"/>
          <w:lang w:eastAsia="en-CA"/>
        </w:rPr>
        <w:t>ational species was plotted using the “</w:t>
      </w:r>
      <w:proofErr w:type="spellStart"/>
      <w:r w:rsidR="00B65163">
        <w:rPr>
          <w:rFonts w:asciiTheme="majorBidi" w:eastAsia="Times New Roman" w:hAnsiTheme="majorBidi" w:cstheme="majorBidi"/>
          <w:color w:val="000000" w:themeColor="text1"/>
          <w:sz w:val="24"/>
          <w:szCs w:val="24"/>
          <w:lang w:eastAsia="en-CA"/>
        </w:rPr>
        <w:t>geom_point</w:t>
      </w:r>
      <w:proofErr w:type="spellEnd"/>
      <w:r w:rsidR="00B65163">
        <w:rPr>
          <w:rFonts w:asciiTheme="majorBidi" w:eastAsia="Times New Roman" w:hAnsiTheme="majorBidi" w:cstheme="majorBidi"/>
          <w:color w:val="000000" w:themeColor="text1"/>
          <w:sz w:val="24"/>
          <w:szCs w:val="24"/>
          <w:lang w:eastAsia="en-CA"/>
        </w:rPr>
        <w:t xml:space="preserve">” function, where differences in captured rates was explored using the quasi Poisson distribution. </w:t>
      </w:r>
      <w:proofErr w:type="spellStart"/>
      <w:r w:rsidR="00B65163">
        <w:rPr>
          <w:rFonts w:asciiTheme="majorBidi" w:eastAsia="Times New Roman" w:hAnsiTheme="majorBidi" w:cstheme="majorBidi"/>
          <w:color w:val="000000" w:themeColor="text1"/>
          <w:sz w:val="24"/>
          <w:szCs w:val="24"/>
          <w:lang w:eastAsia="en-CA"/>
        </w:rPr>
        <w:t>Tukey</w:t>
      </w:r>
      <w:proofErr w:type="spellEnd"/>
      <w:r w:rsidR="00B65163">
        <w:rPr>
          <w:rFonts w:asciiTheme="majorBidi" w:eastAsia="Times New Roman" w:hAnsiTheme="majorBidi" w:cstheme="majorBidi"/>
          <w:color w:val="000000" w:themeColor="text1"/>
          <w:sz w:val="24"/>
          <w:szCs w:val="24"/>
          <w:lang w:eastAsia="en-CA"/>
        </w:rPr>
        <w:t>-adjustment was used again to compare between the four microsites. F-statistics from the ANOVA F-test was estimated to determine the interaction between variables.</w:t>
      </w:r>
      <w:r w:rsidR="00A02AE4">
        <w:rPr>
          <w:rFonts w:asciiTheme="majorBidi" w:eastAsia="Times New Roman" w:hAnsiTheme="majorBidi" w:cstheme="majorBidi"/>
          <w:color w:val="000000" w:themeColor="text1"/>
          <w:sz w:val="24"/>
          <w:szCs w:val="24"/>
          <w:lang w:eastAsia="en-CA"/>
        </w:rPr>
        <w:t xml:space="preserve"> Linear regression models were fit for the three </w:t>
      </w:r>
      <w:r w:rsidR="000704CA">
        <w:rPr>
          <w:rFonts w:asciiTheme="majorBidi" w:eastAsia="Times New Roman" w:hAnsiTheme="majorBidi" w:cstheme="majorBidi"/>
          <w:color w:val="000000" w:themeColor="text1"/>
          <w:sz w:val="24"/>
          <w:szCs w:val="24"/>
          <w:lang w:eastAsia="en-CA"/>
        </w:rPr>
        <w:t xml:space="preserve">foundation species, where </w:t>
      </w:r>
      <w:r w:rsidR="000704CA" w:rsidRPr="000704CA">
        <w:rPr>
          <w:rFonts w:asciiTheme="majorBidi" w:eastAsia="Times New Roman" w:hAnsiTheme="majorBidi" w:cstheme="majorBidi"/>
          <w:i/>
          <w:iCs/>
          <w:color w:val="000000" w:themeColor="text1"/>
          <w:sz w:val="24"/>
          <w:szCs w:val="24"/>
          <w:lang w:eastAsia="en-CA"/>
        </w:rPr>
        <w:t>p</w:t>
      </w:r>
      <w:r w:rsidR="000704CA">
        <w:rPr>
          <w:rFonts w:asciiTheme="majorBidi" w:eastAsia="Times New Roman" w:hAnsiTheme="majorBidi" w:cstheme="majorBidi"/>
          <w:color w:val="000000" w:themeColor="text1"/>
          <w:sz w:val="24"/>
          <w:szCs w:val="24"/>
          <w:lang w:eastAsia="en-CA"/>
        </w:rPr>
        <w:t>-values</w:t>
      </w:r>
      <w:r w:rsidR="00A02AE4">
        <w:rPr>
          <w:rFonts w:asciiTheme="majorBidi" w:eastAsia="Times New Roman" w:hAnsiTheme="majorBidi" w:cstheme="majorBidi"/>
          <w:color w:val="000000" w:themeColor="text1"/>
          <w:sz w:val="24"/>
          <w:szCs w:val="24"/>
          <w:lang w:eastAsia="en-CA"/>
        </w:rPr>
        <w:t xml:space="preserve"> </w:t>
      </w:r>
      <w:r w:rsidR="000704CA">
        <w:rPr>
          <w:rFonts w:asciiTheme="majorBidi" w:eastAsia="Times New Roman" w:hAnsiTheme="majorBidi" w:cstheme="majorBidi"/>
          <w:color w:val="000000" w:themeColor="text1"/>
          <w:sz w:val="24"/>
          <w:szCs w:val="24"/>
          <w:lang w:eastAsia="en-CA"/>
        </w:rPr>
        <w:t>and adjusted</w:t>
      </w:r>
      <w:r w:rsidR="00A02AE4">
        <w:rPr>
          <w:rFonts w:asciiTheme="majorBidi" w:eastAsia="Times New Roman" w:hAnsiTheme="majorBidi" w:cstheme="majorBidi"/>
          <w:color w:val="000000" w:themeColor="text1"/>
          <w:sz w:val="24"/>
          <w:szCs w:val="24"/>
          <w:lang w:eastAsia="en-CA"/>
        </w:rPr>
        <w:t xml:space="preserve"> r</w:t>
      </w:r>
      <w:r w:rsidR="00A02AE4">
        <w:rPr>
          <w:rFonts w:asciiTheme="majorBidi" w:eastAsia="Times New Roman" w:hAnsiTheme="majorBidi" w:cstheme="majorBidi"/>
          <w:color w:val="000000" w:themeColor="text1"/>
          <w:sz w:val="24"/>
          <w:szCs w:val="24"/>
          <w:vertAlign w:val="superscript"/>
          <w:lang w:eastAsia="en-CA"/>
        </w:rPr>
        <w:t xml:space="preserve">2 </w:t>
      </w:r>
      <w:r w:rsidR="00A02AE4">
        <w:rPr>
          <w:rFonts w:asciiTheme="majorBidi" w:eastAsia="Times New Roman" w:hAnsiTheme="majorBidi" w:cstheme="majorBidi"/>
          <w:color w:val="000000" w:themeColor="text1"/>
          <w:sz w:val="24"/>
          <w:szCs w:val="24"/>
          <w:lang w:eastAsia="en-CA"/>
        </w:rPr>
        <w:t>values were calculated.</w:t>
      </w:r>
      <w:ins w:id="161" w:author="zenrunner" w:date="2018-04-04T16:22:00Z">
        <w:r w:rsidR="00626B0C">
          <w:rPr>
            <w:rFonts w:asciiTheme="majorBidi" w:eastAsia="Times New Roman" w:hAnsiTheme="majorBidi" w:cstheme="majorBidi"/>
            <w:color w:val="000000" w:themeColor="text1"/>
            <w:sz w:val="24"/>
            <w:szCs w:val="24"/>
            <w:vertAlign w:val="superscript"/>
            <w:lang w:eastAsia="en-CA"/>
          </w:rPr>
          <w:t xml:space="preserve"> </w:t>
        </w:r>
        <w:r w:rsidR="00626B0C">
          <w:rPr>
            <w:rFonts w:asciiTheme="majorBidi" w:eastAsia="Times New Roman" w:hAnsiTheme="majorBidi" w:cstheme="majorBidi"/>
            <w:color w:val="000000" w:themeColor="text1"/>
            <w:sz w:val="24"/>
            <w:szCs w:val="24"/>
            <w:lang w:eastAsia="en-CA"/>
          </w:rPr>
          <w:t xml:space="preserve">Not bad – I would likely cut all the plot stuff and just </w:t>
        </w:r>
        <w:proofErr w:type="gramStart"/>
        <w:r w:rsidR="00626B0C">
          <w:rPr>
            <w:rFonts w:asciiTheme="majorBidi" w:eastAsia="Times New Roman" w:hAnsiTheme="majorBidi" w:cstheme="majorBidi"/>
            <w:color w:val="000000" w:themeColor="text1"/>
            <w:sz w:val="24"/>
            <w:szCs w:val="24"/>
            <w:lang w:eastAsia="en-CA"/>
          </w:rPr>
          <w:t>use .</w:t>
        </w:r>
        <w:proofErr w:type="gramEnd"/>
        <w:r w:rsidR="00626B0C">
          <w:rPr>
            <w:rFonts w:asciiTheme="majorBidi" w:eastAsia="Times New Roman" w:hAnsiTheme="majorBidi" w:cstheme="majorBidi"/>
            <w:color w:val="000000" w:themeColor="text1"/>
            <w:sz w:val="24"/>
            <w:szCs w:val="24"/>
            <w:lang w:eastAsia="en-CA"/>
          </w:rPr>
          <w:t xml:space="preserve"> 1. Used r. 2. All </w:t>
        </w:r>
      </w:ins>
      <w:ins w:id="162" w:author="zenrunner" w:date="2018-04-04T16:23:00Z">
        <w:r w:rsidR="00626B0C">
          <w:rPr>
            <w:rFonts w:asciiTheme="majorBidi" w:eastAsia="Times New Roman" w:hAnsiTheme="majorBidi" w:cstheme="majorBidi"/>
            <w:color w:val="000000" w:themeColor="text1"/>
            <w:sz w:val="24"/>
            <w:szCs w:val="24"/>
            <w:lang w:eastAsia="en-CA"/>
          </w:rPr>
          <w:t xml:space="preserve">code here. 3. Use simple GLMs to test for differences between different factors etc. then have </w:t>
        </w:r>
        <w:proofErr w:type="spellStart"/>
        <w:r w:rsidR="00626B0C">
          <w:rPr>
            <w:rFonts w:asciiTheme="majorBidi" w:eastAsia="Times New Roman" w:hAnsiTheme="majorBidi" w:cstheme="majorBidi"/>
            <w:color w:val="000000" w:themeColor="text1"/>
            <w:sz w:val="24"/>
            <w:szCs w:val="24"/>
            <w:lang w:eastAsia="en-CA"/>
          </w:rPr>
          <w:t>have</w:t>
        </w:r>
        <w:proofErr w:type="spellEnd"/>
        <w:r w:rsidR="00626B0C">
          <w:rPr>
            <w:rFonts w:asciiTheme="majorBidi" w:eastAsia="Times New Roman" w:hAnsiTheme="majorBidi" w:cstheme="majorBidi"/>
            <w:color w:val="000000" w:themeColor="text1"/>
            <w:sz w:val="24"/>
            <w:szCs w:val="24"/>
            <w:lang w:eastAsia="en-CA"/>
          </w:rPr>
          <w:t xml:space="preserve"> a one sentence of what a GLM i</w:t>
        </w:r>
        <w:r w:rsidR="00E605C5">
          <w:rPr>
            <w:rFonts w:asciiTheme="majorBidi" w:eastAsia="Times New Roman" w:hAnsiTheme="majorBidi" w:cstheme="majorBidi"/>
            <w:color w:val="000000" w:themeColor="text1"/>
            <w:sz w:val="24"/>
            <w:szCs w:val="24"/>
            <w:lang w:eastAsia="en-CA"/>
          </w:rPr>
          <w:t>s and citation to a paper about</w:t>
        </w:r>
        <w:r w:rsidR="00626B0C">
          <w:rPr>
            <w:rFonts w:asciiTheme="majorBidi" w:eastAsia="Times New Roman" w:hAnsiTheme="majorBidi" w:cstheme="majorBidi"/>
            <w:color w:val="000000" w:themeColor="text1"/>
            <w:sz w:val="24"/>
            <w:szCs w:val="24"/>
            <w:lang w:eastAsia="en-CA"/>
          </w:rPr>
          <w:t xml:space="preserve"> it.</w:t>
        </w:r>
      </w:ins>
      <w:del w:id="163" w:author="zenrunner" w:date="2018-04-04T16:22:00Z">
        <w:r w:rsidR="00A02AE4" w:rsidDel="00626B0C">
          <w:rPr>
            <w:rFonts w:asciiTheme="majorBidi" w:eastAsia="Times New Roman" w:hAnsiTheme="majorBidi" w:cstheme="majorBidi"/>
            <w:color w:val="000000" w:themeColor="text1"/>
            <w:sz w:val="24"/>
            <w:szCs w:val="24"/>
            <w:lang w:eastAsia="en-CA"/>
          </w:rPr>
          <w:delText xml:space="preserve"> </w:delText>
        </w:r>
        <w:r w:rsidR="00A02AE4" w:rsidDel="00626B0C">
          <w:rPr>
            <w:rFonts w:asciiTheme="majorBidi" w:eastAsia="Times New Roman" w:hAnsiTheme="majorBidi" w:cstheme="majorBidi"/>
            <w:color w:val="000000" w:themeColor="text1"/>
            <w:sz w:val="24"/>
            <w:szCs w:val="24"/>
            <w:vertAlign w:val="superscript"/>
            <w:lang w:eastAsia="en-CA"/>
          </w:rPr>
          <w:delText xml:space="preserve"> </w:delText>
        </w:r>
      </w:del>
    </w:p>
    <w:p w14:paraId="0C733E87" w14:textId="77777777" w:rsidR="00B60B53" w:rsidRPr="00CE5B68" w:rsidRDefault="00013508" w:rsidP="00CE5B68">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51191D">
        <w:rPr>
          <w:rFonts w:asciiTheme="majorBidi" w:eastAsia="Times New Roman" w:hAnsiTheme="majorBidi" w:cstheme="majorBidi"/>
          <w:color w:val="000000" w:themeColor="text1"/>
          <w:sz w:val="24"/>
          <w:szCs w:val="24"/>
          <w:lang w:eastAsia="en-CA"/>
        </w:rPr>
        <w:t xml:space="preserve">           </w:t>
      </w:r>
    </w:p>
    <w:p w14:paraId="3C326D8D" w14:textId="77777777" w:rsidR="0031118B" w:rsidRPr="0031118B" w:rsidRDefault="0031118B" w:rsidP="00716E02">
      <w:pPr>
        <w:shd w:val="clear" w:color="auto" w:fill="FFFFFF"/>
        <w:spacing w:after="0" w:line="480" w:lineRule="auto"/>
        <w:jc w:val="both"/>
        <w:rPr>
          <w:rFonts w:asciiTheme="majorBidi" w:eastAsia="Times New Roman" w:hAnsiTheme="majorBidi" w:cstheme="majorBidi"/>
          <w:color w:val="000000" w:themeColor="text1"/>
          <w:sz w:val="24"/>
          <w:szCs w:val="24"/>
          <w:lang w:eastAsia="en-CA"/>
        </w:rPr>
      </w:pPr>
      <w:r w:rsidRPr="0031118B">
        <w:rPr>
          <w:rFonts w:asciiTheme="majorBidi" w:eastAsia="Times New Roman" w:hAnsiTheme="majorBidi" w:cstheme="majorBidi"/>
          <w:b/>
          <w:bCs/>
          <w:color w:val="000000" w:themeColor="text1"/>
          <w:sz w:val="24"/>
          <w:szCs w:val="24"/>
          <w:lang w:eastAsia="en-CA"/>
        </w:rPr>
        <w:lastRenderedPageBreak/>
        <w:t xml:space="preserve">Table 2. </w:t>
      </w:r>
      <w:r>
        <w:rPr>
          <w:rFonts w:asciiTheme="majorBidi" w:eastAsia="Times New Roman" w:hAnsiTheme="majorBidi" w:cstheme="majorBidi"/>
          <w:color w:val="000000" w:themeColor="text1"/>
          <w:sz w:val="24"/>
          <w:szCs w:val="24"/>
          <w:lang w:eastAsia="en-CA"/>
        </w:rPr>
        <w:t xml:space="preserve">The latitude and longitude coordinates of </w:t>
      </w:r>
      <w:r w:rsidR="00B60B53">
        <w:rPr>
          <w:rFonts w:asciiTheme="majorBidi" w:eastAsia="Times New Roman" w:hAnsiTheme="majorBidi" w:cstheme="majorBidi"/>
          <w:color w:val="000000" w:themeColor="text1"/>
          <w:sz w:val="24"/>
          <w:szCs w:val="24"/>
          <w:lang w:eastAsia="en-CA"/>
        </w:rPr>
        <w:t xml:space="preserve">the Carrizo shrub microsites are given for each week during the </w:t>
      </w:r>
      <w:proofErr w:type="gramStart"/>
      <w:r w:rsidR="00B60B53">
        <w:rPr>
          <w:rFonts w:asciiTheme="majorBidi" w:eastAsia="Times New Roman" w:hAnsiTheme="majorBidi" w:cstheme="majorBidi"/>
          <w:color w:val="000000" w:themeColor="text1"/>
          <w:sz w:val="24"/>
          <w:szCs w:val="24"/>
          <w:lang w:eastAsia="en-CA"/>
        </w:rPr>
        <w:t>three week</w:t>
      </w:r>
      <w:proofErr w:type="gramEnd"/>
      <w:r w:rsidR="00B60B53">
        <w:rPr>
          <w:rFonts w:asciiTheme="majorBidi" w:eastAsia="Times New Roman" w:hAnsiTheme="majorBidi" w:cstheme="majorBidi"/>
          <w:color w:val="000000" w:themeColor="text1"/>
          <w:sz w:val="24"/>
          <w:szCs w:val="24"/>
          <w:lang w:eastAsia="en-CA"/>
        </w:rPr>
        <w:t xml:space="preserve"> period. </w:t>
      </w:r>
    </w:p>
    <w:tbl>
      <w:tblPr>
        <w:tblStyle w:val="TableGrid"/>
        <w:tblW w:w="5860" w:type="dxa"/>
        <w:tblLook w:val="04A0" w:firstRow="1" w:lastRow="0" w:firstColumn="1" w:lastColumn="0" w:noHBand="0" w:noVBand="1"/>
      </w:tblPr>
      <w:tblGrid>
        <w:gridCol w:w="1060"/>
        <w:gridCol w:w="1189"/>
        <w:gridCol w:w="1060"/>
        <w:gridCol w:w="1300"/>
        <w:gridCol w:w="1380"/>
      </w:tblGrid>
      <w:tr w:rsidR="0031118B" w:rsidRPr="0031118B" w14:paraId="59FBB67B" w14:textId="77777777" w:rsidTr="0031118B">
        <w:trPr>
          <w:trHeight w:val="315"/>
        </w:trPr>
        <w:tc>
          <w:tcPr>
            <w:tcW w:w="1060" w:type="dxa"/>
            <w:noWrap/>
            <w:hideMark/>
          </w:tcPr>
          <w:p w14:paraId="75A19003" w14:textId="77777777"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R</w:t>
            </w:r>
            <w:r w:rsidRPr="0031118B">
              <w:rPr>
                <w:rFonts w:asciiTheme="majorBidi" w:eastAsia="Times New Roman" w:hAnsiTheme="majorBidi" w:cstheme="majorBidi"/>
                <w:b/>
                <w:bCs/>
                <w:color w:val="000000"/>
                <w:sz w:val="24"/>
                <w:szCs w:val="24"/>
                <w:lang w:eastAsia="en-CA"/>
              </w:rPr>
              <w:t>egion</w:t>
            </w:r>
          </w:p>
        </w:tc>
        <w:tc>
          <w:tcPr>
            <w:tcW w:w="1060" w:type="dxa"/>
            <w:noWrap/>
            <w:hideMark/>
          </w:tcPr>
          <w:p w14:paraId="521EC278" w14:textId="77777777"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w:t>
            </w:r>
            <w:r w:rsidRPr="0031118B">
              <w:rPr>
                <w:rFonts w:asciiTheme="majorBidi" w:eastAsia="Times New Roman" w:hAnsiTheme="majorBidi" w:cstheme="majorBidi"/>
                <w:b/>
                <w:bCs/>
                <w:color w:val="000000"/>
                <w:sz w:val="24"/>
                <w:szCs w:val="24"/>
                <w:lang w:eastAsia="en-CA"/>
              </w:rPr>
              <w:t>site</w:t>
            </w:r>
          </w:p>
        </w:tc>
        <w:tc>
          <w:tcPr>
            <w:tcW w:w="1060" w:type="dxa"/>
            <w:noWrap/>
            <w:hideMark/>
          </w:tcPr>
          <w:p w14:paraId="01174758" w14:textId="77777777"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Week</w:t>
            </w:r>
          </w:p>
        </w:tc>
        <w:tc>
          <w:tcPr>
            <w:tcW w:w="1300" w:type="dxa"/>
            <w:noWrap/>
            <w:hideMark/>
          </w:tcPr>
          <w:p w14:paraId="7518B4F6" w14:textId="77777777"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atitude</w:t>
            </w:r>
          </w:p>
        </w:tc>
        <w:tc>
          <w:tcPr>
            <w:tcW w:w="1380" w:type="dxa"/>
            <w:noWrap/>
            <w:hideMark/>
          </w:tcPr>
          <w:p w14:paraId="4FE331D6" w14:textId="77777777" w:rsidR="0031118B" w:rsidRPr="0031118B" w:rsidRDefault="0031118B" w:rsidP="0031118B">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L</w:t>
            </w:r>
            <w:r w:rsidRPr="0031118B">
              <w:rPr>
                <w:rFonts w:asciiTheme="majorBidi" w:eastAsia="Times New Roman" w:hAnsiTheme="majorBidi" w:cstheme="majorBidi"/>
                <w:b/>
                <w:bCs/>
                <w:color w:val="000000"/>
                <w:sz w:val="24"/>
                <w:szCs w:val="24"/>
                <w:lang w:eastAsia="en-CA"/>
              </w:rPr>
              <w:t>ongitude</w:t>
            </w:r>
          </w:p>
        </w:tc>
      </w:tr>
      <w:tr w:rsidR="0031118B" w:rsidRPr="0031118B" w14:paraId="2685318D" w14:textId="77777777" w:rsidTr="0031118B">
        <w:trPr>
          <w:trHeight w:val="315"/>
        </w:trPr>
        <w:tc>
          <w:tcPr>
            <w:tcW w:w="1060" w:type="dxa"/>
            <w:noWrap/>
            <w:hideMark/>
          </w:tcPr>
          <w:p w14:paraId="2894816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435E5E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14:paraId="02C278D6"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79A2650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609F19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119.61868</w:t>
            </w:r>
            <w:r w:rsidR="00B60B53" w:rsidRPr="00B60B53">
              <w:rPr>
                <w:rFonts w:asciiTheme="majorBidi" w:eastAsia="Times New Roman" w:hAnsiTheme="majorBidi" w:cstheme="majorBidi"/>
                <w:color w:val="000000"/>
                <w:sz w:val="24"/>
                <w:szCs w:val="24"/>
                <w:lang w:eastAsia="en-CA"/>
              </w:rPr>
              <w:t>°</w:t>
            </w:r>
          </w:p>
        </w:tc>
      </w:tr>
      <w:tr w:rsidR="0031118B" w:rsidRPr="0031118B" w14:paraId="16FB2F32" w14:textId="77777777" w:rsidTr="0031118B">
        <w:trPr>
          <w:trHeight w:val="315"/>
        </w:trPr>
        <w:tc>
          <w:tcPr>
            <w:tcW w:w="1060" w:type="dxa"/>
            <w:noWrap/>
            <w:hideMark/>
          </w:tcPr>
          <w:p w14:paraId="5ECABAF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272D61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14:paraId="2A8D0E9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0074D06F"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1C6CDA3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w:t>
            </w:r>
            <w:r w:rsidR="00B60B53" w:rsidRPr="00B60B53">
              <w:rPr>
                <w:rFonts w:asciiTheme="majorBidi" w:eastAsia="Times New Roman" w:hAnsiTheme="majorBidi" w:cstheme="majorBidi"/>
                <w:color w:val="000000"/>
                <w:sz w:val="24"/>
                <w:szCs w:val="24"/>
                <w:lang w:eastAsia="en-CA"/>
              </w:rPr>
              <w:t>°</w:t>
            </w:r>
          </w:p>
        </w:tc>
      </w:tr>
      <w:tr w:rsidR="0031118B" w:rsidRPr="0031118B" w14:paraId="1A4FB12A" w14:textId="77777777" w:rsidTr="0031118B">
        <w:trPr>
          <w:trHeight w:val="315"/>
        </w:trPr>
        <w:tc>
          <w:tcPr>
            <w:tcW w:w="1060" w:type="dxa"/>
            <w:noWrap/>
            <w:hideMark/>
          </w:tcPr>
          <w:p w14:paraId="3D4E424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7E518D5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14:paraId="19A77E2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499E448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7B6C92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119.61887</w:t>
            </w:r>
            <w:r w:rsidR="00B60B53" w:rsidRPr="00B60B53">
              <w:rPr>
                <w:rFonts w:asciiTheme="majorBidi" w:eastAsia="Times New Roman" w:hAnsiTheme="majorBidi" w:cstheme="majorBidi"/>
                <w:color w:val="000000"/>
                <w:sz w:val="24"/>
                <w:szCs w:val="24"/>
                <w:lang w:eastAsia="en-CA"/>
              </w:rPr>
              <w:t>°</w:t>
            </w:r>
          </w:p>
        </w:tc>
      </w:tr>
      <w:tr w:rsidR="0031118B" w:rsidRPr="0031118B" w14:paraId="31514B99" w14:textId="77777777" w:rsidTr="0031118B">
        <w:trPr>
          <w:trHeight w:val="315"/>
        </w:trPr>
        <w:tc>
          <w:tcPr>
            <w:tcW w:w="1060" w:type="dxa"/>
            <w:noWrap/>
            <w:hideMark/>
          </w:tcPr>
          <w:p w14:paraId="7E4C637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39173F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14:paraId="0E1AEEE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3A4BC66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0807E10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119.6189</w:t>
            </w:r>
            <w:r w:rsidR="00B60B53" w:rsidRPr="00B60B53">
              <w:rPr>
                <w:rFonts w:asciiTheme="majorBidi" w:eastAsia="Times New Roman" w:hAnsiTheme="majorBidi" w:cstheme="majorBidi"/>
                <w:color w:val="000000"/>
                <w:sz w:val="24"/>
                <w:szCs w:val="24"/>
                <w:lang w:eastAsia="en-CA"/>
              </w:rPr>
              <w:t>°</w:t>
            </w:r>
          </w:p>
        </w:tc>
      </w:tr>
      <w:tr w:rsidR="0031118B" w:rsidRPr="0031118B" w14:paraId="469F0155" w14:textId="77777777" w:rsidTr="0031118B">
        <w:trPr>
          <w:trHeight w:val="315"/>
        </w:trPr>
        <w:tc>
          <w:tcPr>
            <w:tcW w:w="1060" w:type="dxa"/>
            <w:noWrap/>
            <w:hideMark/>
          </w:tcPr>
          <w:p w14:paraId="16CDF5F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7660CB5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14:paraId="7A6653B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42A6CF2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1466CBA4"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w:t>
            </w:r>
            <w:r w:rsidR="00B60B53" w:rsidRPr="00B60B53">
              <w:rPr>
                <w:rFonts w:asciiTheme="majorBidi" w:eastAsia="Times New Roman" w:hAnsiTheme="majorBidi" w:cstheme="majorBidi"/>
                <w:color w:val="000000"/>
                <w:sz w:val="24"/>
                <w:szCs w:val="24"/>
                <w:lang w:eastAsia="en-CA"/>
              </w:rPr>
              <w:t>°</w:t>
            </w:r>
          </w:p>
        </w:tc>
      </w:tr>
      <w:tr w:rsidR="0031118B" w:rsidRPr="0031118B" w14:paraId="4970B5E2" w14:textId="77777777" w:rsidTr="0031118B">
        <w:trPr>
          <w:trHeight w:val="315"/>
        </w:trPr>
        <w:tc>
          <w:tcPr>
            <w:tcW w:w="1060" w:type="dxa"/>
            <w:noWrap/>
            <w:hideMark/>
          </w:tcPr>
          <w:p w14:paraId="5D0300E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74694C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14:paraId="49C58D1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3AC2E1E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35.11468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16060D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119.61913</w:t>
            </w:r>
            <w:r w:rsidR="00B60B53" w:rsidRPr="00B60B53">
              <w:rPr>
                <w:rFonts w:asciiTheme="majorBidi" w:eastAsia="Times New Roman" w:hAnsiTheme="majorBidi" w:cstheme="majorBidi"/>
                <w:color w:val="000000"/>
                <w:sz w:val="24"/>
                <w:szCs w:val="24"/>
                <w:lang w:eastAsia="en-CA"/>
              </w:rPr>
              <w:t>°</w:t>
            </w:r>
          </w:p>
        </w:tc>
      </w:tr>
      <w:tr w:rsidR="0031118B" w:rsidRPr="0031118B" w14:paraId="18071CC9" w14:textId="77777777" w:rsidTr="0031118B">
        <w:trPr>
          <w:trHeight w:val="315"/>
        </w:trPr>
        <w:tc>
          <w:tcPr>
            <w:tcW w:w="1060" w:type="dxa"/>
            <w:noWrap/>
            <w:hideMark/>
          </w:tcPr>
          <w:p w14:paraId="03FE706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32AD5F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14:paraId="2D5F479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3B49293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00BE1A64"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119.61911</w:t>
            </w:r>
            <w:r w:rsidR="00B60B53" w:rsidRPr="00B60B53">
              <w:rPr>
                <w:rFonts w:asciiTheme="majorBidi" w:eastAsia="Times New Roman" w:hAnsiTheme="majorBidi" w:cstheme="majorBidi"/>
                <w:color w:val="000000"/>
                <w:sz w:val="24"/>
                <w:szCs w:val="24"/>
                <w:lang w:eastAsia="en-CA"/>
              </w:rPr>
              <w:t>°</w:t>
            </w:r>
          </w:p>
        </w:tc>
      </w:tr>
      <w:tr w:rsidR="0031118B" w:rsidRPr="0031118B" w14:paraId="095F6635" w14:textId="77777777" w:rsidTr="0031118B">
        <w:trPr>
          <w:trHeight w:val="315"/>
        </w:trPr>
        <w:tc>
          <w:tcPr>
            <w:tcW w:w="1060" w:type="dxa"/>
            <w:noWrap/>
            <w:hideMark/>
          </w:tcPr>
          <w:p w14:paraId="63E8162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9A7827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14:paraId="0A44132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709F7A6F"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3128E82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119.61909</w:t>
            </w:r>
            <w:r w:rsidR="00B60B53" w:rsidRPr="00B60B53">
              <w:rPr>
                <w:rFonts w:asciiTheme="majorBidi" w:eastAsia="Times New Roman" w:hAnsiTheme="majorBidi" w:cstheme="majorBidi"/>
                <w:color w:val="000000"/>
                <w:sz w:val="24"/>
                <w:szCs w:val="24"/>
                <w:lang w:eastAsia="en-CA"/>
              </w:rPr>
              <w:t>°</w:t>
            </w:r>
          </w:p>
        </w:tc>
      </w:tr>
      <w:tr w:rsidR="0031118B" w:rsidRPr="0031118B" w14:paraId="7D53D158" w14:textId="77777777" w:rsidTr="0031118B">
        <w:trPr>
          <w:trHeight w:val="315"/>
        </w:trPr>
        <w:tc>
          <w:tcPr>
            <w:tcW w:w="1060" w:type="dxa"/>
            <w:noWrap/>
            <w:hideMark/>
          </w:tcPr>
          <w:p w14:paraId="2BE0B5A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6A59C8F"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14:paraId="7A74126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51F4092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35.11475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1A1045D6"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119.61929</w:t>
            </w:r>
            <w:r w:rsidR="00B60B53" w:rsidRPr="00B60B53">
              <w:rPr>
                <w:rFonts w:asciiTheme="majorBidi" w:eastAsia="Times New Roman" w:hAnsiTheme="majorBidi" w:cstheme="majorBidi"/>
                <w:color w:val="000000"/>
                <w:sz w:val="24"/>
                <w:szCs w:val="24"/>
                <w:lang w:eastAsia="en-CA"/>
              </w:rPr>
              <w:t>°</w:t>
            </w:r>
          </w:p>
        </w:tc>
      </w:tr>
      <w:tr w:rsidR="0031118B" w:rsidRPr="0031118B" w14:paraId="3884810B" w14:textId="77777777" w:rsidTr="0031118B">
        <w:trPr>
          <w:trHeight w:val="315"/>
        </w:trPr>
        <w:tc>
          <w:tcPr>
            <w:tcW w:w="1060" w:type="dxa"/>
            <w:noWrap/>
            <w:hideMark/>
          </w:tcPr>
          <w:p w14:paraId="13931C6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0DB6340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14:paraId="21F6AD6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w:t>
            </w:r>
          </w:p>
        </w:tc>
        <w:tc>
          <w:tcPr>
            <w:tcW w:w="1300" w:type="dxa"/>
            <w:noWrap/>
            <w:hideMark/>
          </w:tcPr>
          <w:p w14:paraId="0F66755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8AFBA2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119.61923</w:t>
            </w:r>
            <w:r w:rsidR="00B60B53" w:rsidRPr="00B60B53">
              <w:rPr>
                <w:rFonts w:asciiTheme="majorBidi" w:eastAsia="Times New Roman" w:hAnsiTheme="majorBidi" w:cstheme="majorBidi"/>
                <w:color w:val="000000"/>
                <w:sz w:val="24"/>
                <w:szCs w:val="24"/>
                <w:lang w:eastAsia="en-CA"/>
              </w:rPr>
              <w:t>°</w:t>
            </w:r>
          </w:p>
        </w:tc>
      </w:tr>
      <w:tr w:rsidR="0031118B" w:rsidRPr="0031118B" w14:paraId="64393A8B" w14:textId="77777777" w:rsidTr="0031118B">
        <w:trPr>
          <w:trHeight w:val="315"/>
        </w:trPr>
        <w:tc>
          <w:tcPr>
            <w:tcW w:w="1060" w:type="dxa"/>
            <w:noWrap/>
            <w:hideMark/>
          </w:tcPr>
          <w:p w14:paraId="4E5762E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097A24F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14:paraId="2DE7F00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35F09C34"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35.11515</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AA5584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119.61954</w:t>
            </w:r>
            <w:r w:rsidR="00B60B53" w:rsidRPr="00B60B53">
              <w:rPr>
                <w:rFonts w:asciiTheme="majorBidi" w:eastAsia="Times New Roman" w:hAnsiTheme="majorBidi" w:cstheme="majorBidi"/>
                <w:color w:val="000000"/>
                <w:sz w:val="24"/>
                <w:szCs w:val="24"/>
                <w:lang w:eastAsia="en-CA"/>
              </w:rPr>
              <w:t>°</w:t>
            </w:r>
          </w:p>
        </w:tc>
      </w:tr>
      <w:tr w:rsidR="0031118B" w:rsidRPr="0031118B" w14:paraId="4989B76A" w14:textId="77777777" w:rsidTr="0031118B">
        <w:trPr>
          <w:trHeight w:val="315"/>
        </w:trPr>
        <w:tc>
          <w:tcPr>
            <w:tcW w:w="1060" w:type="dxa"/>
            <w:noWrap/>
            <w:hideMark/>
          </w:tcPr>
          <w:p w14:paraId="0287C5A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DB68BB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14:paraId="4F1B6CA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6A2382A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F59226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119.61957</w:t>
            </w:r>
            <w:r w:rsidR="00B60B53" w:rsidRPr="00B60B53">
              <w:rPr>
                <w:rFonts w:asciiTheme="majorBidi" w:eastAsia="Times New Roman" w:hAnsiTheme="majorBidi" w:cstheme="majorBidi"/>
                <w:color w:val="000000"/>
                <w:sz w:val="24"/>
                <w:szCs w:val="24"/>
                <w:lang w:eastAsia="en-CA"/>
              </w:rPr>
              <w:t>°</w:t>
            </w:r>
          </w:p>
        </w:tc>
      </w:tr>
      <w:tr w:rsidR="0031118B" w:rsidRPr="0031118B" w14:paraId="6D01833D" w14:textId="77777777" w:rsidTr="0031118B">
        <w:trPr>
          <w:trHeight w:val="315"/>
        </w:trPr>
        <w:tc>
          <w:tcPr>
            <w:tcW w:w="1060" w:type="dxa"/>
            <w:noWrap/>
            <w:hideMark/>
          </w:tcPr>
          <w:p w14:paraId="434E29D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8A8BA4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14:paraId="6BFF426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3AA473D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35.11493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1FCDEF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119.61953</w:t>
            </w:r>
            <w:r w:rsidR="00B60B53" w:rsidRPr="00B60B53">
              <w:rPr>
                <w:rFonts w:asciiTheme="majorBidi" w:eastAsia="Times New Roman" w:hAnsiTheme="majorBidi" w:cstheme="majorBidi"/>
                <w:color w:val="000000"/>
                <w:sz w:val="24"/>
                <w:szCs w:val="24"/>
                <w:lang w:eastAsia="en-CA"/>
              </w:rPr>
              <w:t>°</w:t>
            </w:r>
          </w:p>
        </w:tc>
      </w:tr>
      <w:tr w:rsidR="0031118B" w:rsidRPr="0031118B" w14:paraId="5473D8AD" w14:textId="77777777" w:rsidTr="0031118B">
        <w:trPr>
          <w:trHeight w:val="315"/>
        </w:trPr>
        <w:tc>
          <w:tcPr>
            <w:tcW w:w="1060" w:type="dxa"/>
            <w:noWrap/>
            <w:hideMark/>
          </w:tcPr>
          <w:p w14:paraId="6E14A42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8E998A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14:paraId="2490F7B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687CB75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35.11488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13919E5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119.61971</w:t>
            </w:r>
            <w:r w:rsidR="00B60B53" w:rsidRPr="00B60B53">
              <w:rPr>
                <w:rFonts w:asciiTheme="majorBidi" w:eastAsia="Times New Roman" w:hAnsiTheme="majorBidi" w:cstheme="majorBidi"/>
                <w:color w:val="000000"/>
                <w:sz w:val="24"/>
                <w:szCs w:val="24"/>
                <w:lang w:eastAsia="en-CA"/>
              </w:rPr>
              <w:t>°</w:t>
            </w:r>
          </w:p>
        </w:tc>
      </w:tr>
      <w:tr w:rsidR="0031118B" w:rsidRPr="0031118B" w14:paraId="52172BFF" w14:textId="77777777" w:rsidTr="0031118B">
        <w:trPr>
          <w:trHeight w:val="315"/>
        </w:trPr>
        <w:tc>
          <w:tcPr>
            <w:tcW w:w="1060" w:type="dxa"/>
            <w:noWrap/>
            <w:hideMark/>
          </w:tcPr>
          <w:p w14:paraId="7B4C4EB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3974DBEF"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14:paraId="532639A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7C7F006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2F40555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119.61988</w:t>
            </w:r>
            <w:r w:rsidR="00B60B53" w:rsidRPr="00B60B53">
              <w:rPr>
                <w:rFonts w:asciiTheme="majorBidi" w:eastAsia="Times New Roman" w:hAnsiTheme="majorBidi" w:cstheme="majorBidi"/>
                <w:color w:val="000000"/>
                <w:sz w:val="24"/>
                <w:szCs w:val="24"/>
                <w:lang w:eastAsia="en-CA"/>
              </w:rPr>
              <w:t>°</w:t>
            </w:r>
          </w:p>
        </w:tc>
      </w:tr>
      <w:tr w:rsidR="0031118B" w:rsidRPr="0031118B" w14:paraId="08E82CD7" w14:textId="77777777" w:rsidTr="0031118B">
        <w:trPr>
          <w:trHeight w:val="315"/>
        </w:trPr>
        <w:tc>
          <w:tcPr>
            <w:tcW w:w="1060" w:type="dxa"/>
            <w:noWrap/>
            <w:hideMark/>
          </w:tcPr>
          <w:p w14:paraId="5DFFA85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33EA994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14:paraId="4A071A0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0D7F35B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35.11507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43CBB3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119.61996</w:t>
            </w:r>
            <w:r w:rsidR="00B60B53" w:rsidRPr="00B60B53">
              <w:rPr>
                <w:rFonts w:asciiTheme="majorBidi" w:eastAsia="Times New Roman" w:hAnsiTheme="majorBidi" w:cstheme="majorBidi"/>
                <w:color w:val="000000"/>
                <w:sz w:val="24"/>
                <w:szCs w:val="24"/>
                <w:lang w:eastAsia="en-CA"/>
              </w:rPr>
              <w:t>°</w:t>
            </w:r>
          </w:p>
        </w:tc>
      </w:tr>
      <w:tr w:rsidR="0031118B" w:rsidRPr="0031118B" w14:paraId="3D18B0D8" w14:textId="77777777" w:rsidTr="0031118B">
        <w:trPr>
          <w:trHeight w:val="315"/>
        </w:trPr>
        <w:tc>
          <w:tcPr>
            <w:tcW w:w="1060" w:type="dxa"/>
            <w:noWrap/>
            <w:hideMark/>
          </w:tcPr>
          <w:p w14:paraId="4E0CFC7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33F0CB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14:paraId="04D7C95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6554921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35.11516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78750A4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119.62006</w:t>
            </w:r>
            <w:r w:rsidR="00B60B53" w:rsidRPr="00B60B53">
              <w:rPr>
                <w:rFonts w:asciiTheme="majorBidi" w:eastAsia="Times New Roman" w:hAnsiTheme="majorBidi" w:cstheme="majorBidi"/>
                <w:color w:val="000000"/>
                <w:sz w:val="24"/>
                <w:szCs w:val="24"/>
                <w:lang w:eastAsia="en-CA"/>
              </w:rPr>
              <w:t>°</w:t>
            </w:r>
          </w:p>
        </w:tc>
      </w:tr>
      <w:tr w:rsidR="0031118B" w:rsidRPr="0031118B" w14:paraId="4F8E6D0D" w14:textId="77777777" w:rsidTr="0031118B">
        <w:trPr>
          <w:trHeight w:val="315"/>
        </w:trPr>
        <w:tc>
          <w:tcPr>
            <w:tcW w:w="1060" w:type="dxa"/>
            <w:noWrap/>
            <w:hideMark/>
          </w:tcPr>
          <w:p w14:paraId="774520F6"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320E7D0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14:paraId="70DFFC9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5BEB094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35.11526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2CF8E2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119.61982</w:t>
            </w:r>
            <w:r w:rsidR="00B60B53" w:rsidRPr="00B60B53">
              <w:rPr>
                <w:rFonts w:asciiTheme="majorBidi" w:eastAsia="Times New Roman" w:hAnsiTheme="majorBidi" w:cstheme="majorBidi"/>
                <w:color w:val="000000"/>
                <w:sz w:val="24"/>
                <w:szCs w:val="24"/>
                <w:lang w:eastAsia="en-CA"/>
              </w:rPr>
              <w:t>°</w:t>
            </w:r>
          </w:p>
        </w:tc>
      </w:tr>
      <w:tr w:rsidR="0031118B" w:rsidRPr="0031118B" w14:paraId="162E4C87" w14:textId="77777777" w:rsidTr="0031118B">
        <w:trPr>
          <w:trHeight w:val="315"/>
        </w:trPr>
        <w:tc>
          <w:tcPr>
            <w:tcW w:w="1060" w:type="dxa"/>
            <w:noWrap/>
            <w:hideMark/>
          </w:tcPr>
          <w:p w14:paraId="25FA6C9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13254AD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14:paraId="18B47CA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5F1F2A7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49AD3DF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119.6198</w:t>
            </w:r>
            <w:r w:rsidR="00B60B53" w:rsidRPr="00B60B53">
              <w:rPr>
                <w:rFonts w:asciiTheme="majorBidi" w:eastAsia="Times New Roman" w:hAnsiTheme="majorBidi" w:cstheme="majorBidi"/>
                <w:color w:val="000000"/>
                <w:sz w:val="24"/>
                <w:szCs w:val="24"/>
                <w:lang w:eastAsia="en-CA"/>
              </w:rPr>
              <w:t>°</w:t>
            </w:r>
          </w:p>
        </w:tc>
      </w:tr>
      <w:tr w:rsidR="0031118B" w:rsidRPr="0031118B" w14:paraId="03578CFE" w14:textId="77777777" w:rsidTr="0031118B">
        <w:trPr>
          <w:trHeight w:val="315"/>
        </w:trPr>
        <w:tc>
          <w:tcPr>
            <w:tcW w:w="1060" w:type="dxa"/>
            <w:noWrap/>
            <w:hideMark/>
          </w:tcPr>
          <w:p w14:paraId="093A81D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49370F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14:paraId="476284F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2</w:t>
            </w:r>
          </w:p>
        </w:tc>
        <w:tc>
          <w:tcPr>
            <w:tcW w:w="1300" w:type="dxa"/>
            <w:noWrap/>
            <w:hideMark/>
          </w:tcPr>
          <w:p w14:paraId="299480A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35.11542</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4119517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119.61977</w:t>
            </w:r>
            <w:r w:rsidR="00B60B53" w:rsidRPr="00B60B53">
              <w:rPr>
                <w:rFonts w:asciiTheme="majorBidi" w:eastAsia="Times New Roman" w:hAnsiTheme="majorBidi" w:cstheme="majorBidi"/>
                <w:color w:val="000000"/>
                <w:sz w:val="24"/>
                <w:szCs w:val="24"/>
                <w:lang w:eastAsia="en-CA"/>
              </w:rPr>
              <w:t>°</w:t>
            </w:r>
          </w:p>
        </w:tc>
      </w:tr>
      <w:tr w:rsidR="0031118B" w:rsidRPr="0031118B" w14:paraId="3EA48EC5" w14:textId="77777777" w:rsidTr="0031118B">
        <w:trPr>
          <w:trHeight w:val="255"/>
        </w:trPr>
        <w:tc>
          <w:tcPr>
            <w:tcW w:w="1060" w:type="dxa"/>
            <w:noWrap/>
            <w:hideMark/>
          </w:tcPr>
          <w:p w14:paraId="50C88D5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38E23A3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w:t>
            </w:r>
          </w:p>
        </w:tc>
        <w:tc>
          <w:tcPr>
            <w:tcW w:w="1060" w:type="dxa"/>
            <w:noWrap/>
            <w:hideMark/>
          </w:tcPr>
          <w:p w14:paraId="59E0F98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26D1487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35.11548</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45D605A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119.61973</w:t>
            </w:r>
            <w:r w:rsidR="00B60B53" w:rsidRPr="00B60B53">
              <w:rPr>
                <w:rFonts w:asciiTheme="majorBidi" w:eastAsia="Times New Roman" w:hAnsiTheme="majorBidi" w:cstheme="majorBidi"/>
                <w:color w:val="000000"/>
                <w:sz w:val="24"/>
                <w:szCs w:val="24"/>
                <w:lang w:eastAsia="en-CA"/>
              </w:rPr>
              <w:t>°</w:t>
            </w:r>
          </w:p>
        </w:tc>
      </w:tr>
      <w:tr w:rsidR="0031118B" w:rsidRPr="0031118B" w14:paraId="5CEF860D" w14:textId="77777777" w:rsidTr="0031118B">
        <w:trPr>
          <w:trHeight w:val="255"/>
        </w:trPr>
        <w:tc>
          <w:tcPr>
            <w:tcW w:w="1060" w:type="dxa"/>
            <w:noWrap/>
            <w:hideMark/>
          </w:tcPr>
          <w:p w14:paraId="4A05FC0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2A15D12"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2</w:t>
            </w:r>
          </w:p>
        </w:tc>
        <w:tc>
          <w:tcPr>
            <w:tcW w:w="1060" w:type="dxa"/>
            <w:noWrap/>
            <w:hideMark/>
          </w:tcPr>
          <w:p w14:paraId="637C69E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36F7D87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D38891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w:t>
            </w:r>
            <w:r w:rsidR="00B60B53" w:rsidRPr="00B60B53">
              <w:rPr>
                <w:rFonts w:asciiTheme="majorBidi" w:eastAsia="Times New Roman" w:hAnsiTheme="majorBidi" w:cstheme="majorBidi"/>
                <w:color w:val="000000"/>
                <w:sz w:val="24"/>
                <w:szCs w:val="24"/>
                <w:lang w:eastAsia="en-CA"/>
              </w:rPr>
              <w:t>°</w:t>
            </w:r>
          </w:p>
        </w:tc>
      </w:tr>
      <w:tr w:rsidR="0031118B" w:rsidRPr="0031118B" w14:paraId="30F7E158" w14:textId="77777777" w:rsidTr="0031118B">
        <w:trPr>
          <w:trHeight w:val="255"/>
        </w:trPr>
        <w:tc>
          <w:tcPr>
            <w:tcW w:w="1060" w:type="dxa"/>
            <w:noWrap/>
            <w:hideMark/>
          </w:tcPr>
          <w:p w14:paraId="6BF68CF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C8BD82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3</w:t>
            </w:r>
          </w:p>
        </w:tc>
        <w:tc>
          <w:tcPr>
            <w:tcW w:w="1060" w:type="dxa"/>
            <w:noWrap/>
            <w:hideMark/>
          </w:tcPr>
          <w:p w14:paraId="4BF0D90A"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71C3325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35. 11537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687022E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119.61993</w:t>
            </w:r>
            <w:r w:rsidR="00B60B53" w:rsidRPr="00B60B53">
              <w:rPr>
                <w:rFonts w:asciiTheme="majorBidi" w:eastAsia="Times New Roman" w:hAnsiTheme="majorBidi" w:cstheme="majorBidi"/>
                <w:color w:val="000000"/>
                <w:sz w:val="24"/>
                <w:szCs w:val="24"/>
                <w:lang w:eastAsia="en-CA"/>
              </w:rPr>
              <w:t>°</w:t>
            </w:r>
          </w:p>
        </w:tc>
      </w:tr>
      <w:tr w:rsidR="0031118B" w:rsidRPr="0031118B" w14:paraId="611A4477" w14:textId="77777777" w:rsidTr="0031118B">
        <w:trPr>
          <w:trHeight w:val="255"/>
        </w:trPr>
        <w:tc>
          <w:tcPr>
            <w:tcW w:w="1060" w:type="dxa"/>
            <w:noWrap/>
            <w:hideMark/>
          </w:tcPr>
          <w:p w14:paraId="308CB64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21388174"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4</w:t>
            </w:r>
          </w:p>
        </w:tc>
        <w:tc>
          <w:tcPr>
            <w:tcW w:w="1060" w:type="dxa"/>
            <w:noWrap/>
            <w:hideMark/>
          </w:tcPr>
          <w:p w14:paraId="0FCB0E9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7BFA98D4"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7C5FA2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119.61998</w:t>
            </w:r>
            <w:r w:rsidR="00B60B53" w:rsidRPr="00B60B53">
              <w:rPr>
                <w:rFonts w:asciiTheme="majorBidi" w:eastAsia="Times New Roman" w:hAnsiTheme="majorBidi" w:cstheme="majorBidi"/>
                <w:color w:val="000000"/>
                <w:sz w:val="24"/>
                <w:szCs w:val="24"/>
                <w:lang w:eastAsia="en-CA"/>
              </w:rPr>
              <w:t>°</w:t>
            </w:r>
          </w:p>
        </w:tc>
      </w:tr>
      <w:tr w:rsidR="0031118B" w:rsidRPr="0031118B" w14:paraId="2AFBE955" w14:textId="77777777" w:rsidTr="0031118B">
        <w:trPr>
          <w:trHeight w:val="255"/>
        </w:trPr>
        <w:tc>
          <w:tcPr>
            <w:tcW w:w="1060" w:type="dxa"/>
            <w:noWrap/>
            <w:hideMark/>
          </w:tcPr>
          <w:p w14:paraId="47C1801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655AE92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5</w:t>
            </w:r>
          </w:p>
        </w:tc>
        <w:tc>
          <w:tcPr>
            <w:tcW w:w="1060" w:type="dxa"/>
            <w:noWrap/>
            <w:hideMark/>
          </w:tcPr>
          <w:p w14:paraId="6BAFB3B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4E8D796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35.11547</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2478024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119.61999</w:t>
            </w:r>
            <w:r w:rsidR="00B60B53" w:rsidRPr="00B60B53">
              <w:rPr>
                <w:rFonts w:asciiTheme="majorBidi" w:eastAsia="Times New Roman" w:hAnsiTheme="majorBidi" w:cstheme="majorBidi"/>
                <w:color w:val="000000"/>
                <w:sz w:val="24"/>
                <w:szCs w:val="24"/>
                <w:lang w:eastAsia="en-CA"/>
              </w:rPr>
              <w:t>°</w:t>
            </w:r>
          </w:p>
        </w:tc>
      </w:tr>
      <w:tr w:rsidR="0031118B" w:rsidRPr="0031118B" w14:paraId="5F1DB5A8" w14:textId="77777777" w:rsidTr="0031118B">
        <w:trPr>
          <w:trHeight w:val="255"/>
        </w:trPr>
        <w:tc>
          <w:tcPr>
            <w:tcW w:w="1060" w:type="dxa"/>
            <w:noWrap/>
            <w:hideMark/>
          </w:tcPr>
          <w:p w14:paraId="1D333AA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15E955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6</w:t>
            </w:r>
          </w:p>
        </w:tc>
        <w:tc>
          <w:tcPr>
            <w:tcW w:w="1060" w:type="dxa"/>
            <w:noWrap/>
            <w:hideMark/>
          </w:tcPr>
          <w:p w14:paraId="34937DE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1950C35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35.11551</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4A6350C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119.62013</w:t>
            </w:r>
            <w:r w:rsidR="00B60B53" w:rsidRPr="00B60B53">
              <w:rPr>
                <w:rFonts w:asciiTheme="majorBidi" w:eastAsia="Times New Roman" w:hAnsiTheme="majorBidi" w:cstheme="majorBidi"/>
                <w:color w:val="000000"/>
                <w:sz w:val="24"/>
                <w:szCs w:val="24"/>
                <w:lang w:eastAsia="en-CA"/>
              </w:rPr>
              <w:t>°</w:t>
            </w:r>
          </w:p>
        </w:tc>
      </w:tr>
      <w:tr w:rsidR="0031118B" w:rsidRPr="0031118B" w14:paraId="1367AA81" w14:textId="77777777" w:rsidTr="0031118B">
        <w:trPr>
          <w:trHeight w:val="255"/>
        </w:trPr>
        <w:tc>
          <w:tcPr>
            <w:tcW w:w="1060" w:type="dxa"/>
            <w:noWrap/>
            <w:hideMark/>
          </w:tcPr>
          <w:p w14:paraId="11CEDB0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47B6669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7</w:t>
            </w:r>
          </w:p>
        </w:tc>
        <w:tc>
          <w:tcPr>
            <w:tcW w:w="1060" w:type="dxa"/>
            <w:noWrap/>
            <w:hideMark/>
          </w:tcPr>
          <w:p w14:paraId="3B8A01F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387A8EDD"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35.11554</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0C7933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119.62028</w:t>
            </w:r>
            <w:r w:rsidR="00B60B53" w:rsidRPr="00B60B53">
              <w:rPr>
                <w:rFonts w:asciiTheme="majorBidi" w:eastAsia="Times New Roman" w:hAnsiTheme="majorBidi" w:cstheme="majorBidi"/>
                <w:color w:val="000000"/>
                <w:sz w:val="24"/>
                <w:szCs w:val="24"/>
                <w:lang w:eastAsia="en-CA"/>
              </w:rPr>
              <w:t>°</w:t>
            </w:r>
          </w:p>
        </w:tc>
      </w:tr>
      <w:tr w:rsidR="0031118B" w:rsidRPr="0031118B" w14:paraId="2F5A648B" w14:textId="77777777" w:rsidTr="0031118B">
        <w:trPr>
          <w:trHeight w:val="255"/>
        </w:trPr>
        <w:tc>
          <w:tcPr>
            <w:tcW w:w="1060" w:type="dxa"/>
            <w:noWrap/>
            <w:hideMark/>
          </w:tcPr>
          <w:p w14:paraId="0B04E491"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55C15003"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8</w:t>
            </w:r>
          </w:p>
        </w:tc>
        <w:tc>
          <w:tcPr>
            <w:tcW w:w="1060" w:type="dxa"/>
            <w:noWrap/>
            <w:hideMark/>
          </w:tcPr>
          <w:p w14:paraId="74276BE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2763CE4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35.11546</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3AECF406"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119.62037</w:t>
            </w:r>
            <w:r w:rsidR="00B60B53" w:rsidRPr="00B60B53">
              <w:rPr>
                <w:rFonts w:asciiTheme="majorBidi" w:eastAsia="Times New Roman" w:hAnsiTheme="majorBidi" w:cstheme="majorBidi"/>
                <w:color w:val="000000"/>
                <w:sz w:val="24"/>
                <w:szCs w:val="24"/>
                <w:lang w:eastAsia="en-CA"/>
              </w:rPr>
              <w:t>°</w:t>
            </w:r>
          </w:p>
        </w:tc>
      </w:tr>
      <w:tr w:rsidR="0031118B" w:rsidRPr="0031118B" w14:paraId="7B5B87B4" w14:textId="77777777" w:rsidTr="0031118B">
        <w:trPr>
          <w:trHeight w:val="255"/>
        </w:trPr>
        <w:tc>
          <w:tcPr>
            <w:tcW w:w="1060" w:type="dxa"/>
            <w:noWrap/>
            <w:hideMark/>
          </w:tcPr>
          <w:p w14:paraId="39D00495"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7C4CAB08"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9</w:t>
            </w:r>
          </w:p>
        </w:tc>
        <w:tc>
          <w:tcPr>
            <w:tcW w:w="1060" w:type="dxa"/>
            <w:noWrap/>
            <w:hideMark/>
          </w:tcPr>
          <w:p w14:paraId="244A491F"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50E3DD70"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35.11543</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50B2EDD9"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119.62035</w:t>
            </w:r>
            <w:r w:rsidR="00B60B53" w:rsidRPr="00B60B53">
              <w:rPr>
                <w:rFonts w:asciiTheme="majorBidi" w:eastAsia="Times New Roman" w:hAnsiTheme="majorBidi" w:cstheme="majorBidi"/>
                <w:color w:val="000000"/>
                <w:sz w:val="24"/>
                <w:szCs w:val="24"/>
                <w:lang w:eastAsia="en-CA"/>
              </w:rPr>
              <w:t>°</w:t>
            </w:r>
          </w:p>
        </w:tc>
      </w:tr>
      <w:tr w:rsidR="0031118B" w:rsidRPr="0031118B" w14:paraId="47EA9750" w14:textId="77777777" w:rsidTr="0031118B">
        <w:trPr>
          <w:trHeight w:val="255"/>
        </w:trPr>
        <w:tc>
          <w:tcPr>
            <w:tcW w:w="1060" w:type="dxa"/>
            <w:noWrap/>
            <w:hideMark/>
          </w:tcPr>
          <w:p w14:paraId="0171F77C"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Carrizo</w:t>
            </w:r>
          </w:p>
        </w:tc>
        <w:tc>
          <w:tcPr>
            <w:tcW w:w="1060" w:type="dxa"/>
            <w:noWrap/>
            <w:hideMark/>
          </w:tcPr>
          <w:p w14:paraId="0C30038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 10</w:t>
            </w:r>
          </w:p>
        </w:tc>
        <w:tc>
          <w:tcPr>
            <w:tcW w:w="1060" w:type="dxa"/>
            <w:noWrap/>
            <w:hideMark/>
          </w:tcPr>
          <w:p w14:paraId="2903FD5B"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w:t>
            </w:r>
          </w:p>
        </w:tc>
        <w:tc>
          <w:tcPr>
            <w:tcW w:w="1300" w:type="dxa"/>
            <w:noWrap/>
            <w:hideMark/>
          </w:tcPr>
          <w:p w14:paraId="191B4A97"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35.11539</w:t>
            </w:r>
            <w:r w:rsidR="00B60B53" w:rsidRPr="00B60B53">
              <w:rPr>
                <w:rFonts w:asciiTheme="majorBidi" w:eastAsia="Times New Roman" w:hAnsiTheme="majorBidi" w:cstheme="majorBidi"/>
                <w:color w:val="000000"/>
                <w:sz w:val="24"/>
                <w:szCs w:val="24"/>
                <w:lang w:eastAsia="en-CA"/>
              </w:rPr>
              <w:t>°</w:t>
            </w:r>
          </w:p>
        </w:tc>
        <w:tc>
          <w:tcPr>
            <w:tcW w:w="1380" w:type="dxa"/>
            <w:noWrap/>
            <w:hideMark/>
          </w:tcPr>
          <w:p w14:paraId="4709395E" w14:textId="77777777" w:rsidR="0031118B" w:rsidRPr="0031118B" w:rsidRDefault="0031118B" w:rsidP="0031118B">
            <w:pPr>
              <w:jc w:val="center"/>
              <w:rPr>
                <w:rFonts w:asciiTheme="majorBidi" w:eastAsia="Times New Roman" w:hAnsiTheme="majorBidi" w:cstheme="majorBidi"/>
                <w:color w:val="000000"/>
                <w:sz w:val="24"/>
                <w:szCs w:val="24"/>
                <w:lang w:eastAsia="en-CA"/>
              </w:rPr>
            </w:pPr>
            <w:r w:rsidRPr="0031118B">
              <w:rPr>
                <w:rFonts w:asciiTheme="majorBidi" w:eastAsia="Times New Roman" w:hAnsiTheme="majorBidi" w:cstheme="majorBidi"/>
                <w:color w:val="000000"/>
                <w:sz w:val="24"/>
                <w:szCs w:val="24"/>
                <w:lang w:eastAsia="en-CA"/>
              </w:rPr>
              <w:t>119.62036</w:t>
            </w:r>
            <w:r w:rsidR="00B60B53" w:rsidRPr="00B60B53">
              <w:rPr>
                <w:rFonts w:asciiTheme="majorBidi" w:eastAsia="Times New Roman" w:hAnsiTheme="majorBidi" w:cstheme="majorBidi"/>
                <w:color w:val="000000"/>
                <w:sz w:val="24"/>
                <w:szCs w:val="24"/>
                <w:lang w:eastAsia="en-CA"/>
              </w:rPr>
              <w:t>°</w:t>
            </w:r>
          </w:p>
        </w:tc>
      </w:tr>
    </w:tbl>
    <w:p w14:paraId="0DBBB73A" w14:textId="77777777" w:rsidR="0031118B" w:rsidRPr="0031118B" w:rsidRDefault="0031118B" w:rsidP="0031118B">
      <w:pPr>
        <w:shd w:val="clear" w:color="auto" w:fill="FFFFFF"/>
        <w:spacing w:after="0" w:line="480" w:lineRule="auto"/>
        <w:jc w:val="center"/>
        <w:rPr>
          <w:lang w:eastAsia="en-CA"/>
        </w:rPr>
      </w:pPr>
    </w:p>
    <w:p w14:paraId="7570D368" w14:textId="77777777" w:rsidR="0003463E" w:rsidRPr="0031118B" w:rsidRDefault="0003463E" w:rsidP="0031118B">
      <w:pPr>
        <w:pStyle w:val="ListParagraph"/>
        <w:shd w:val="clear" w:color="auto" w:fill="FFFFFF"/>
        <w:spacing w:after="0" w:line="480" w:lineRule="auto"/>
        <w:ind w:left="360"/>
        <w:jc w:val="center"/>
        <w:rPr>
          <w:rFonts w:asciiTheme="majorBidi" w:eastAsia="Times New Roman" w:hAnsiTheme="majorBidi" w:cstheme="majorBidi"/>
          <w:b/>
          <w:bCs/>
          <w:color w:val="000000" w:themeColor="text1"/>
          <w:lang w:eastAsia="en-CA"/>
        </w:rPr>
      </w:pPr>
    </w:p>
    <w:p w14:paraId="046B247C" w14:textId="77777777" w:rsidR="00503C06" w:rsidRPr="0031118B" w:rsidRDefault="00503C06" w:rsidP="0031118B">
      <w:pPr>
        <w:shd w:val="clear" w:color="auto" w:fill="FFFFFF"/>
        <w:spacing w:after="0" w:line="480" w:lineRule="auto"/>
        <w:jc w:val="center"/>
        <w:rPr>
          <w:rFonts w:ascii="Arial" w:eastAsia="Times New Roman" w:hAnsi="Arial" w:cs="Arial"/>
          <w:color w:val="000000" w:themeColor="text1"/>
          <w:lang w:eastAsia="en-CA"/>
        </w:rPr>
      </w:pPr>
    </w:p>
    <w:p w14:paraId="1D636B83" w14:textId="77777777"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14:paraId="0A20387D" w14:textId="77777777" w:rsidR="00323C7D" w:rsidRPr="0031118B" w:rsidRDefault="00323C7D" w:rsidP="0031118B">
      <w:pPr>
        <w:shd w:val="clear" w:color="auto" w:fill="FFFFFF"/>
        <w:spacing w:after="0" w:line="240" w:lineRule="auto"/>
        <w:jc w:val="center"/>
        <w:rPr>
          <w:rFonts w:ascii="Arial" w:eastAsia="Times New Roman" w:hAnsi="Arial" w:cs="Arial"/>
          <w:color w:val="000000" w:themeColor="text1"/>
          <w:lang w:eastAsia="en-CA"/>
        </w:rPr>
      </w:pPr>
    </w:p>
    <w:p w14:paraId="1123DA38" w14:textId="429F5C8A" w:rsidR="00323C7D" w:rsidRDefault="00E74827" w:rsidP="00B60B53">
      <w:pPr>
        <w:shd w:val="clear" w:color="auto" w:fill="FFFFFF"/>
        <w:spacing w:after="0" w:line="480" w:lineRule="auto"/>
        <w:rPr>
          <w:rFonts w:asciiTheme="majorBidi" w:eastAsia="Times New Roman" w:hAnsiTheme="majorBidi" w:cstheme="majorBidi"/>
          <w:color w:val="000000" w:themeColor="text1"/>
          <w:sz w:val="24"/>
          <w:szCs w:val="24"/>
          <w:lang w:eastAsia="en-CA"/>
        </w:rPr>
      </w:pPr>
      <w:ins w:id="164" w:author="zenrunner" w:date="2018-04-04T16:23:00Z">
        <w:r>
          <w:rPr>
            <w:rFonts w:asciiTheme="majorBidi" w:eastAsia="Times New Roman" w:hAnsiTheme="majorBidi" w:cstheme="majorBidi"/>
            <w:b/>
            <w:bCs/>
            <w:color w:val="000000" w:themeColor="text1"/>
            <w:sz w:val="24"/>
            <w:szCs w:val="24"/>
            <w:lang w:eastAsia="en-CA"/>
          </w:rPr>
          <w:lastRenderedPageBreak/>
          <w:t xml:space="preserve">CUT or move to appendix. </w:t>
        </w:r>
      </w:ins>
      <w:r w:rsidR="00B60B53" w:rsidRPr="00B60B53">
        <w:rPr>
          <w:rFonts w:asciiTheme="majorBidi" w:eastAsia="Times New Roman" w:hAnsiTheme="majorBidi" w:cstheme="majorBidi"/>
          <w:b/>
          <w:bCs/>
          <w:color w:val="000000" w:themeColor="text1"/>
          <w:sz w:val="24"/>
          <w:szCs w:val="24"/>
          <w:lang w:eastAsia="en-CA"/>
        </w:rPr>
        <w:t xml:space="preserve">Table 3. </w:t>
      </w:r>
      <w:r w:rsidR="00B60B53">
        <w:rPr>
          <w:rFonts w:asciiTheme="majorBidi" w:eastAsia="Times New Roman" w:hAnsiTheme="majorBidi" w:cstheme="majorBidi"/>
          <w:color w:val="000000" w:themeColor="text1"/>
          <w:sz w:val="24"/>
          <w:szCs w:val="24"/>
          <w:lang w:eastAsia="en-CA"/>
        </w:rPr>
        <w:t xml:space="preserve">Shrub dimension (length, width, and height) are provided for each buckhorn and </w:t>
      </w:r>
      <w:proofErr w:type="spellStart"/>
      <w:r w:rsidR="00B60B53">
        <w:rPr>
          <w:rFonts w:asciiTheme="majorBidi" w:eastAsia="Times New Roman" w:hAnsiTheme="majorBidi" w:cstheme="majorBidi"/>
          <w:color w:val="000000" w:themeColor="text1"/>
          <w:sz w:val="24"/>
          <w:szCs w:val="24"/>
          <w:lang w:eastAsia="en-CA"/>
        </w:rPr>
        <w:t>Larrea</w:t>
      </w:r>
      <w:proofErr w:type="spellEnd"/>
      <w:r w:rsidR="00B60B53">
        <w:rPr>
          <w:rFonts w:asciiTheme="majorBidi" w:eastAsia="Times New Roman" w:hAnsiTheme="majorBidi" w:cstheme="majorBidi"/>
          <w:color w:val="000000" w:themeColor="text1"/>
          <w:sz w:val="24"/>
          <w:szCs w:val="24"/>
          <w:lang w:eastAsia="en-CA"/>
        </w:rPr>
        <w:t xml:space="preserve"> shrub at the Mojav</w:t>
      </w:r>
      <w:r w:rsidR="00955FF0">
        <w:rPr>
          <w:rFonts w:asciiTheme="majorBidi" w:eastAsia="Times New Roman" w:hAnsiTheme="majorBidi" w:cstheme="majorBidi"/>
          <w:color w:val="000000" w:themeColor="text1"/>
          <w:sz w:val="24"/>
          <w:szCs w:val="24"/>
          <w:lang w:eastAsia="en-CA"/>
        </w:rPr>
        <w:t xml:space="preserve">e Desert. </w:t>
      </w:r>
      <w:proofErr w:type="gramStart"/>
      <w:r w:rsidR="00955FF0">
        <w:rPr>
          <w:rFonts w:asciiTheme="majorBidi" w:eastAsia="Times New Roman" w:hAnsiTheme="majorBidi" w:cstheme="majorBidi"/>
          <w:color w:val="000000" w:themeColor="text1"/>
          <w:sz w:val="24"/>
          <w:szCs w:val="24"/>
          <w:lang w:eastAsia="en-CA"/>
        </w:rPr>
        <w:t>Dimension are</w:t>
      </w:r>
      <w:proofErr w:type="gramEnd"/>
      <w:r w:rsidR="00B60B53">
        <w:rPr>
          <w:rFonts w:asciiTheme="majorBidi" w:eastAsia="Times New Roman" w:hAnsiTheme="majorBidi" w:cstheme="majorBidi"/>
          <w:color w:val="000000" w:themeColor="text1"/>
          <w:sz w:val="24"/>
          <w:szCs w:val="24"/>
          <w:lang w:eastAsia="en-CA"/>
        </w:rPr>
        <w:t xml:space="preserve"> in centimeters.</w:t>
      </w:r>
    </w:p>
    <w:tbl>
      <w:tblPr>
        <w:tblStyle w:val="TableGrid"/>
        <w:tblW w:w="4390" w:type="dxa"/>
        <w:tblInd w:w="5" w:type="dxa"/>
        <w:tblLook w:val="04A0" w:firstRow="1" w:lastRow="0" w:firstColumn="1" w:lastColumn="0" w:noHBand="0" w:noVBand="1"/>
      </w:tblPr>
      <w:tblGrid>
        <w:gridCol w:w="1366"/>
        <w:gridCol w:w="1016"/>
        <w:gridCol w:w="992"/>
        <w:gridCol w:w="1016"/>
      </w:tblGrid>
      <w:tr w:rsidR="00B60B53" w:rsidRPr="00B60B53" w14:paraId="03434A5A" w14:textId="77777777" w:rsidTr="00B60B53">
        <w:trPr>
          <w:trHeight w:val="300"/>
        </w:trPr>
        <w:tc>
          <w:tcPr>
            <w:tcW w:w="1366" w:type="dxa"/>
            <w:tcBorders>
              <w:top w:val="nil"/>
              <w:left w:val="nil"/>
            </w:tcBorders>
          </w:tcPr>
          <w:p w14:paraId="277762C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
        </w:tc>
        <w:tc>
          <w:tcPr>
            <w:tcW w:w="3024" w:type="dxa"/>
            <w:gridSpan w:val="3"/>
            <w:noWrap/>
          </w:tcPr>
          <w:p w14:paraId="2A1503E6"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 xml:space="preserve">Shrub Dimension </w:t>
            </w:r>
          </w:p>
        </w:tc>
      </w:tr>
      <w:tr w:rsidR="00B60B53" w:rsidRPr="00B60B53" w14:paraId="5355F575" w14:textId="77777777" w:rsidTr="00B60B53">
        <w:trPr>
          <w:trHeight w:val="300"/>
        </w:trPr>
        <w:tc>
          <w:tcPr>
            <w:tcW w:w="1366" w:type="dxa"/>
          </w:tcPr>
          <w:p w14:paraId="47881039"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1016" w:type="dxa"/>
            <w:noWrap/>
          </w:tcPr>
          <w:p w14:paraId="49E33705"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x</w:t>
            </w:r>
            <w:proofErr w:type="gramEnd"/>
            <w:r w:rsidRPr="00B60B53">
              <w:rPr>
                <w:rFonts w:asciiTheme="majorBidi" w:eastAsia="Times New Roman" w:hAnsiTheme="majorBidi" w:cstheme="majorBidi"/>
                <w:b/>
                <w:bCs/>
                <w:color w:val="000000"/>
                <w:sz w:val="24"/>
                <w:szCs w:val="24"/>
                <w:lang w:eastAsia="en-CA"/>
              </w:rPr>
              <w:t xml:space="preserve"> (length)</w:t>
            </w:r>
          </w:p>
        </w:tc>
        <w:tc>
          <w:tcPr>
            <w:tcW w:w="992" w:type="dxa"/>
            <w:noWrap/>
          </w:tcPr>
          <w:p w14:paraId="2CC2A345"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y</w:t>
            </w:r>
            <w:proofErr w:type="gramEnd"/>
            <w:r w:rsidRPr="00B60B53">
              <w:rPr>
                <w:rFonts w:asciiTheme="majorBidi" w:eastAsia="Times New Roman" w:hAnsiTheme="majorBidi" w:cstheme="majorBidi"/>
                <w:b/>
                <w:bCs/>
                <w:color w:val="000000"/>
                <w:sz w:val="24"/>
                <w:szCs w:val="24"/>
                <w:lang w:eastAsia="en-CA"/>
              </w:rPr>
              <w:t xml:space="preserve"> (width)</w:t>
            </w:r>
          </w:p>
        </w:tc>
        <w:tc>
          <w:tcPr>
            <w:tcW w:w="1016" w:type="dxa"/>
            <w:noWrap/>
          </w:tcPr>
          <w:p w14:paraId="41FE497C"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z</w:t>
            </w:r>
            <w:proofErr w:type="gramEnd"/>
            <w:r w:rsidRPr="00B60B53">
              <w:rPr>
                <w:rFonts w:asciiTheme="majorBidi" w:eastAsia="Times New Roman" w:hAnsiTheme="majorBidi" w:cstheme="majorBidi"/>
                <w:b/>
                <w:bCs/>
                <w:color w:val="000000"/>
                <w:sz w:val="24"/>
                <w:szCs w:val="24"/>
                <w:lang w:eastAsia="en-CA"/>
              </w:rPr>
              <w:t xml:space="preserve"> (height)</w:t>
            </w:r>
          </w:p>
        </w:tc>
      </w:tr>
      <w:tr w:rsidR="00B60B53" w:rsidRPr="00B60B53" w14:paraId="7AB6EF30" w14:textId="77777777" w:rsidTr="00B60B53">
        <w:trPr>
          <w:trHeight w:val="300"/>
        </w:trPr>
        <w:tc>
          <w:tcPr>
            <w:tcW w:w="1366" w:type="dxa"/>
          </w:tcPr>
          <w:p w14:paraId="23B67A6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1</w:t>
            </w:r>
          </w:p>
        </w:tc>
        <w:tc>
          <w:tcPr>
            <w:tcW w:w="1016" w:type="dxa"/>
            <w:noWrap/>
            <w:hideMark/>
          </w:tcPr>
          <w:p w14:paraId="2A8350C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992" w:type="dxa"/>
            <w:noWrap/>
            <w:hideMark/>
          </w:tcPr>
          <w:p w14:paraId="0ABFEB4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135</w:t>
            </w:r>
          </w:p>
        </w:tc>
        <w:tc>
          <w:tcPr>
            <w:tcW w:w="1016" w:type="dxa"/>
            <w:noWrap/>
            <w:hideMark/>
          </w:tcPr>
          <w:p w14:paraId="7FB26AC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146</w:t>
            </w:r>
          </w:p>
        </w:tc>
      </w:tr>
      <w:tr w:rsidR="00B60B53" w:rsidRPr="00B60B53" w14:paraId="765040A4" w14:textId="77777777" w:rsidTr="00B60B53">
        <w:trPr>
          <w:trHeight w:val="300"/>
        </w:trPr>
        <w:tc>
          <w:tcPr>
            <w:tcW w:w="1366" w:type="dxa"/>
          </w:tcPr>
          <w:p w14:paraId="57030CB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2</w:t>
            </w:r>
          </w:p>
        </w:tc>
        <w:tc>
          <w:tcPr>
            <w:tcW w:w="1016" w:type="dxa"/>
            <w:noWrap/>
            <w:hideMark/>
          </w:tcPr>
          <w:p w14:paraId="2B0C4B5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132</w:t>
            </w:r>
          </w:p>
        </w:tc>
        <w:tc>
          <w:tcPr>
            <w:tcW w:w="992" w:type="dxa"/>
            <w:noWrap/>
            <w:hideMark/>
          </w:tcPr>
          <w:p w14:paraId="11B3D1B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102</w:t>
            </w:r>
          </w:p>
        </w:tc>
        <w:tc>
          <w:tcPr>
            <w:tcW w:w="1016" w:type="dxa"/>
            <w:noWrap/>
            <w:hideMark/>
          </w:tcPr>
          <w:p w14:paraId="3A80B29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122</w:t>
            </w:r>
          </w:p>
        </w:tc>
      </w:tr>
      <w:tr w:rsidR="00B60B53" w:rsidRPr="00B60B53" w14:paraId="5211BBDC" w14:textId="77777777" w:rsidTr="00B60B53">
        <w:trPr>
          <w:trHeight w:val="300"/>
        </w:trPr>
        <w:tc>
          <w:tcPr>
            <w:tcW w:w="1366" w:type="dxa"/>
          </w:tcPr>
          <w:p w14:paraId="7FCCC21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3</w:t>
            </w:r>
          </w:p>
        </w:tc>
        <w:tc>
          <w:tcPr>
            <w:tcW w:w="1016" w:type="dxa"/>
            <w:noWrap/>
            <w:hideMark/>
          </w:tcPr>
          <w:p w14:paraId="6D3F0FE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285</w:t>
            </w:r>
          </w:p>
        </w:tc>
        <w:tc>
          <w:tcPr>
            <w:tcW w:w="992" w:type="dxa"/>
            <w:noWrap/>
            <w:hideMark/>
          </w:tcPr>
          <w:p w14:paraId="2752BEA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223</w:t>
            </w:r>
          </w:p>
        </w:tc>
        <w:tc>
          <w:tcPr>
            <w:tcW w:w="1016" w:type="dxa"/>
            <w:noWrap/>
            <w:hideMark/>
          </w:tcPr>
          <w:p w14:paraId="2C68F87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128</w:t>
            </w:r>
          </w:p>
        </w:tc>
      </w:tr>
      <w:tr w:rsidR="00B60B53" w:rsidRPr="00B60B53" w14:paraId="7A595002" w14:textId="77777777" w:rsidTr="00B60B53">
        <w:trPr>
          <w:trHeight w:val="300"/>
        </w:trPr>
        <w:tc>
          <w:tcPr>
            <w:tcW w:w="1366" w:type="dxa"/>
          </w:tcPr>
          <w:p w14:paraId="0D60C8B5"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4</w:t>
            </w:r>
          </w:p>
        </w:tc>
        <w:tc>
          <w:tcPr>
            <w:tcW w:w="1016" w:type="dxa"/>
            <w:noWrap/>
            <w:hideMark/>
          </w:tcPr>
          <w:p w14:paraId="55007CC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c>
          <w:tcPr>
            <w:tcW w:w="992" w:type="dxa"/>
            <w:noWrap/>
            <w:hideMark/>
          </w:tcPr>
          <w:p w14:paraId="0EC0B565"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119</w:t>
            </w:r>
          </w:p>
        </w:tc>
        <w:tc>
          <w:tcPr>
            <w:tcW w:w="1016" w:type="dxa"/>
            <w:noWrap/>
            <w:hideMark/>
          </w:tcPr>
          <w:p w14:paraId="11FB8CE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113</w:t>
            </w:r>
          </w:p>
        </w:tc>
      </w:tr>
      <w:tr w:rsidR="00B60B53" w:rsidRPr="00B60B53" w14:paraId="4773E65C" w14:textId="77777777" w:rsidTr="00B60B53">
        <w:trPr>
          <w:trHeight w:val="300"/>
        </w:trPr>
        <w:tc>
          <w:tcPr>
            <w:tcW w:w="1366" w:type="dxa"/>
          </w:tcPr>
          <w:p w14:paraId="4F5F519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5</w:t>
            </w:r>
          </w:p>
        </w:tc>
        <w:tc>
          <w:tcPr>
            <w:tcW w:w="1016" w:type="dxa"/>
            <w:noWrap/>
            <w:hideMark/>
          </w:tcPr>
          <w:p w14:paraId="16CADBA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197</w:t>
            </w:r>
          </w:p>
        </w:tc>
        <w:tc>
          <w:tcPr>
            <w:tcW w:w="992" w:type="dxa"/>
            <w:noWrap/>
            <w:hideMark/>
          </w:tcPr>
          <w:p w14:paraId="7F59C43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170</w:t>
            </w:r>
          </w:p>
        </w:tc>
        <w:tc>
          <w:tcPr>
            <w:tcW w:w="1016" w:type="dxa"/>
            <w:noWrap/>
            <w:hideMark/>
          </w:tcPr>
          <w:p w14:paraId="31CAADA2"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14:paraId="5F56AC01" w14:textId="77777777" w:rsidTr="00B60B53">
        <w:trPr>
          <w:trHeight w:val="300"/>
        </w:trPr>
        <w:tc>
          <w:tcPr>
            <w:tcW w:w="1366" w:type="dxa"/>
          </w:tcPr>
          <w:p w14:paraId="44592E5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6</w:t>
            </w:r>
          </w:p>
        </w:tc>
        <w:tc>
          <w:tcPr>
            <w:tcW w:w="1016" w:type="dxa"/>
            <w:noWrap/>
            <w:hideMark/>
          </w:tcPr>
          <w:p w14:paraId="2C538E0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193</w:t>
            </w:r>
          </w:p>
        </w:tc>
        <w:tc>
          <w:tcPr>
            <w:tcW w:w="992" w:type="dxa"/>
            <w:noWrap/>
            <w:hideMark/>
          </w:tcPr>
          <w:p w14:paraId="1C7D8FB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134</w:t>
            </w:r>
          </w:p>
        </w:tc>
        <w:tc>
          <w:tcPr>
            <w:tcW w:w="1016" w:type="dxa"/>
            <w:noWrap/>
            <w:hideMark/>
          </w:tcPr>
          <w:p w14:paraId="18005201"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115</w:t>
            </w:r>
          </w:p>
        </w:tc>
      </w:tr>
      <w:tr w:rsidR="00B60B53" w:rsidRPr="00B60B53" w14:paraId="079003DA" w14:textId="77777777" w:rsidTr="00B60B53">
        <w:trPr>
          <w:trHeight w:val="300"/>
        </w:trPr>
        <w:tc>
          <w:tcPr>
            <w:tcW w:w="1366" w:type="dxa"/>
          </w:tcPr>
          <w:p w14:paraId="1B1192A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7</w:t>
            </w:r>
          </w:p>
        </w:tc>
        <w:tc>
          <w:tcPr>
            <w:tcW w:w="1016" w:type="dxa"/>
            <w:noWrap/>
            <w:hideMark/>
          </w:tcPr>
          <w:p w14:paraId="0C3501C5"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232</w:t>
            </w:r>
          </w:p>
        </w:tc>
        <w:tc>
          <w:tcPr>
            <w:tcW w:w="992" w:type="dxa"/>
            <w:noWrap/>
            <w:hideMark/>
          </w:tcPr>
          <w:p w14:paraId="68918CE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206</w:t>
            </w:r>
          </w:p>
        </w:tc>
        <w:tc>
          <w:tcPr>
            <w:tcW w:w="1016" w:type="dxa"/>
            <w:noWrap/>
            <w:hideMark/>
          </w:tcPr>
          <w:p w14:paraId="32D74572"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145</w:t>
            </w:r>
          </w:p>
        </w:tc>
      </w:tr>
      <w:tr w:rsidR="00B60B53" w:rsidRPr="00B60B53" w14:paraId="5E3678B0" w14:textId="77777777" w:rsidTr="00B60B53">
        <w:trPr>
          <w:trHeight w:val="300"/>
        </w:trPr>
        <w:tc>
          <w:tcPr>
            <w:tcW w:w="1366" w:type="dxa"/>
          </w:tcPr>
          <w:p w14:paraId="3AF0891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Buckhorn 8</w:t>
            </w:r>
          </w:p>
        </w:tc>
        <w:tc>
          <w:tcPr>
            <w:tcW w:w="1016" w:type="dxa"/>
            <w:noWrap/>
            <w:hideMark/>
          </w:tcPr>
          <w:p w14:paraId="38C797A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256</w:t>
            </w:r>
          </w:p>
        </w:tc>
        <w:tc>
          <w:tcPr>
            <w:tcW w:w="992" w:type="dxa"/>
            <w:noWrap/>
            <w:hideMark/>
          </w:tcPr>
          <w:p w14:paraId="5C120E9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188</w:t>
            </w:r>
          </w:p>
        </w:tc>
        <w:tc>
          <w:tcPr>
            <w:tcW w:w="1016" w:type="dxa"/>
            <w:noWrap/>
            <w:hideMark/>
          </w:tcPr>
          <w:p w14:paraId="3BC70C7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153</w:t>
            </w:r>
          </w:p>
        </w:tc>
      </w:tr>
      <w:tr w:rsidR="00B60B53" w:rsidRPr="00B60B53" w14:paraId="1E29C8CB" w14:textId="77777777" w:rsidTr="00B60B53">
        <w:trPr>
          <w:trHeight w:val="300"/>
        </w:trPr>
        <w:tc>
          <w:tcPr>
            <w:tcW w:w="1366" w:type="dxa"/>
          </w:tcPr>
          <w:p w14:paraId="6AC0E601"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1</w:t>
            </w:r>
          </w:p>
        </w:tc>
        <w:tc>
          <w:tcPr>
            <w:tcW w:w="1016" w:type="dxa"/>
            <w:noWrap/>
            <w:hideMark/>
          </w:tcPr>
          <w:p w14:paraId="0544AE0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440</w:t>
            </w:r>
          </w:p>
        </w:tc>
        <w:tc>
          <w:tcPr>
            <w:tcW w:w="992" w:type="dxa"/>
            <w:noWrap/>
            <w:hideMark/>
          </w:tcPr>
          <w:p w14:paraId="36D5DB9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414</w:t>
            </w:r>
          </w:p>
        </w:tc>
        <w:tc>
          <w:tcPr>
            <w:tcW w:w="1016" w:type="dxa"/>
            <w:noWrap/>
            <w:hideMark/>
          </w:tcPr>
          <w:p w14:paraId="4556633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228</w:t>
            </w:r>
          </w:p>
        </w:tc>
      </w:tr>
      <w:tr w:rsidR="00B60B53" w:rsidRPr="00B60B53" w14:paraId="44719334" w14:textId="77777777" w:rsidTr="00B60B53">
        <w:trPr>
          <w:trHeight w:val="300"/>
        </w:trPr>
        <w:tc>
          <w:tcPr>
            <w:tcW w:w="1366" w:type="dxa"/>
          </w:tcPr>
          <w:p w14:paraId="4408DEF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2</w:t>
            </w:r>
          </w:p>
        </w:tc>
        <w:tc>
          <w:tcPr>
            <w:tcW w:w="1016" w:type="dxa"/>
            <w:noWrap/>
            <w:hideMark/>
          </w:tcPr>
          <w:p w14:paraId="235EDE62"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14:paraId="09862CF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343</w:t>
            </w:r>
          </w:p>
        </w:tc>
        <w:tc>
          <w:tcPr>
            <w:tcW w:w="1016" w:type="dxa"/>
            <w:noWrap/>
            <w:hideMark/>
          </w:tcPr>
          <w:p w14:paraId="7B77F7F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240</w:t>
            </w:r>
          </w:p>
        </w:tc>
      </w:tr>
      <w:tr w:rsidR="00B60B53" w:rsidRPr="00B60B53" w14:paraId="2F10A637" w14:textId="77777777" w:rsidTr="00B60B53">
        <w:trPr>
          <w:trHeight w:val="300"/>
        </w:trPr>
        <w:tc>
          <w:tcPr>
            <w:tcW w:w="1366" w:type="dxa"/>
          </w:tcPr>
          <w:p w14:paraId="54291A1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3</w:t>
            </w:r>
          </w:p>
        </w:tc>
        <w:tc>
          <w:tcPr>
            <w:tcW w:w="1016" w:type="dxa"/>
            <w:noWrap/>
            <w:hideMark/>
          </w:tcPr>
          <w:p w14:paraId="47DBBDC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363</w:t>
            </w:r>
          </w:p>
        </w:tc>
        <w:tc>
          <w:tcPr>
            <w:tcW w:w="992" w:type="dxa"/>
            <w:noWrap/>
            <w:hideMark/>
          </w:tcPr>
          <w:p w14:paraId="540C3CB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294</w:t>
            </w:r>
          </w:p>
        </w:tc>
        <w:tc>
          <w:tcPr>
            <w:tcW w:w="1016" w:type="dxa"/>
            <w:noWrap/>
            <w:hideMark/>
          </w:tcPr>
          <w:p w14:paraId="7481B52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165</w:t>
            </w:r>
          </w:p>
        </w:tc>
      </w:tr>
      <w:tr w:rsidR="00B60B53" w:rsidRPr="00B60B53" w14:paraId="00E349A3" w14:textId="77777777" w:rsidTr="00B60B53">
        <w:trPr>
          <w:trHeight w:val="300"/>
        </w:trPr>
        <w:tc>
          <w:tcPr>
            <w:tcW w:w="1366" w:type="dxa"/>
          </w:tcPr>
          <w:p w14:paraId="2CC5533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4</w:t>
            </w:r>
          </w:p>
        </w:tc>
        <w:tc>
          <w:tcPr>
            <w:tcW w:w="1016" w:type="dxa"/>
            <w:noWrap/>
            <w:hideMark/>
          </w:tcPr>
          <w:p w14:paraId="29171B0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480</w:t>
            </w:r>
          </w:p>
        </w:tc>
        <w:tc>
          <w:tcPr>
            <w:tcW w:w="992" w:type="dxa"/>
            <w:noWrap/>
            <w:hideMark/>
          </w:tcPr>
          <w:p w14:paraId="7674F3D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425</w:t>
            </w:r>
          </w:p>
        </w:tc>
        <w:tc>
          <w:tcPr>
            <w:tcW w:w="1016" w:type="dxa"/>
            <w:noWrap/>
            <w:hideMark/>
          </w:tcPr>
          <w:p w14:paraId="7FBC966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304</w:t>
            </w:r>
          </w:p>
        </w:tc>
      </w:tr>
      <w:tr w:rsidR="00B60B53" w:rsidRPr="00B60B53" w14:paraId="276B4BB5" w14:textId="77777777" w:rsidTr="00B60B53">
        <w:trPr>
          <w:trHeight w:val="300"/>
        </w:trPr>
        <w:tc>
          <w:tcPr>
            <w:tcW w:w="1366" w:type="dxa"/>
          </w:tcPr>
          <w:p w14:paraId="2A8C9FB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5</w:t>
            </w:r>
          </w:p>
        </w:tc>
        <w:tc>
          <w:tcPr>
            <w:tcW w:w="1016" w:type="dxa"/>
            <w:noWrap/>
            <w:hideMark/>
          </w:tcPr>
          <w:p w14:paraId="6FD75351"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406</w:t>
            </w:r>
          </w:p>
        </w:tc>
        <w:tc>
          <w:tcPr>
            <w:tcW w:w="992" w:type="dxa"/>
            <w:noWrap/>
            <w:hideMark/>
          </w:tcPr>
          <w:p w14:paraId="32A4461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318</w:t>
            </w:r>
          </w:p>
        </w:tc>
        <w:tc>
          <w:tcPr>
            <w:tcW w:w="1016" w:type="dxa"/>
            <w:noWrap/>
            <w:hideMark/>
          </w:tcPr>
          <w:p w14:paraId="6321EC1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227</w:t>
            </w:r>
          </w:p>
        </w:tc>
      </w:tr>
      <w:tr w:rsidR="00B60B53" w:rsidRPr="00B60B53" w14:paraId="095CD514" w14:textId="77777777" w:rsidTr="00B60B53">
        <w:trPr>
          <w:trHeight w:val="300"/>
        </w:trPr>
        <w:tc>
          <w:tcPr>
            <w:tcW w:w="1366" w:type="dxa"/>
          </w:tcPr>
          <w:p w14:paraId="5A44235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6</w:t>
            </w:r>
          </w:p>
        </w:tc>
        <w:tc>
          <w:tcPr>
            <w:tcW w:w="1016" w:type="dxa"/>
            <w:noWrap/>
            <w:hideMark/>
          </w:tcPr>
          <w:p w14:paraId="030B95A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374</w:t>
            </w:r>
          </w:p>
        </w:tc>
        <w:tc>
          <w:tcPr>
            <w:tcW w:w="992" w:type="dxa"/>
            <w:noWrap/>
            <w:hideMark/>
          </w:tcPr>
          <w:p w14:paraId="6E77BB4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341</w:t>
            </w:r>
          </w:p>
        </w:tc>
        <w:tc>
          <w:tcPr>
            <w:tcW w:w="1016" w:type="dxa"/>
            <w:noWrap/>
            <w:hideMark/>
          </w:tcPr>
          <w:p w14:paraId="02581CF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263</w:t>
            </w:r>
          </w:p>
        </w:tc>
      </w:tr>
      <w:tr w:rsidR="00B60B53" w:rsidRPr="00B60B53" w14:paraId="49821B94" w14:textId="77777777" w:rsidTr="00B60B53">
        <w:trPr>
          <w:trHeight w:val="300"/>
        </w:trPr>
        <w:tc>
          <w:tcPr>
            <w:tcW w:w="1366" w:type="dxa"/>
          </w:tcPr>
          <w:p w14:paraId="4967187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7</w:t>
            </w:r>
          </w:p>
        </w:tc>
        <w:tc>
          <w:tcPr>
            <w:tcW w:w="1016" w:type="dxa"/>
            <w:noWrap/>
            <w:hideMark/>
          </w:tcPr>
          <w:p w14:paraId="1322608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276</w:t>
            </w:r>
          </w:p>
        </w:tc>
        <w:tc>
          <w:tcPr>
            <w:tcW w:w="992" w:type="dxa"/>
            <w:noWrap/>
            <w:hideMark/>
          </w:tcPr>
          <w:p w14:paraId="28DE7E7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292</w:t>
            </w:r>
          </w:p>
        </w:tc>
        <w:tc>
          <w:tcPr>
            <w:tcW w:w="1016" w:type="dxa"/>
            <w:noWrap/>
            <w:hideMark/>
          </w:tcPr>
          <w:p w14:paraId="7AA5E65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r>
      <w:tr w:rsidR="00B60B53" w:rsidRPr="00B60B53" w14:paraId="30C40822" w14:textId="77777777" w:rsidTr="00B60B53">
        <w:trPr>
          <w:trHeight w:val="300"/>
        </w:trPr>
        <w:tc>
          <w:tcPr>
            <w:tcW w:w="1366" w:type="dxa"/>
          </w:tcPr>
          <w:p w14:paraId="1F68C85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proofErr w:type="spellStart"/>
            <w:r w:rsidRPr="00B60B53">
              <w:rPr>
                <w:rFonts w:asciiTheme="majorBidi" w:eastAsia="Times New Roman" w:hAnsiTheme="majorBidi" w:cstheme="majorBidi"/>
                <w:color w:val="000000"/>
                <w:sz w:val="24"/>
                <w:szCs w:val="24"/>
                <w:lang w:eastAsia="en-CA"/>
              </w:rPr>
              <w:t>Larrea</w:t>
            </w:r>
            <w:proofErr w:type="spellEnd"/>
            <w:r w:rsidRPr="00B60B53">
              <w:rPr>
                <w:rFonts w:asciiTheme="majorBidi" w:eastAsia="Times New Roman" w:hAnsiTheme="majorBidi" w:cstheme="majorBidi"/>
                <w:color w:val="000000"/>
                <w:sz w:val="24"/>
                <w:szCs w:val="24"/>
                <w:lang w:eastAsia="en-CA"/>
              </w:rPr>
              <w:t xml:space="preserve"> 8</w:t>
            </w:r>
          </w:p>
        </w:tc>
        <w:tc>
          <w:tcPr>
            <w:tcW w:w="1016" w:type="dxa"/>
            <w:noWrap/>
            <w:hideMark/>
          </w:tcPr>
          <w:p w14:paraId="11DBA28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403</w:t>
            </w:r>
          </w:p>
        </w:tc>
        <w:tc>
          <w:tcPr>
            <w:tcW w:w="992" w:type="dxa"/>
            <w:noWrap/>
            <w:hideMark/>
          </w:tcPr>
          <w:p w14:paraId="31F7E45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241</w:t>
            </w:r>
          </w:p>
        </w:tc>
        <w:tc>
          <w:tcPr>
            <w:tcW w:w="1016" w:type="dxa"/>
            <w:noWrap/>
            <w:hideMark/>
          </w:tcPr>
          <w:p w14:paraId="0DFFFE1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275</w:t>
            </w:r>
          </w:p>
        </w:tc>
      </w:tr>
    </w:tbl>
    <w:p w14:paraId="6B78CE46" w14:textId="77777777"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14:paraId="148E500A" w14:textId="77777777"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14:paraId="32A145CF" w14:textId="77777777" w:rsidR="00323C7D" w:rsidRPr="00B60B53" w:rsidRDefault="00323C7D" w:rsidP="0031118B">
      <w:pPr>
        <w:shd w:val="clear" w:color="auto" w:fill="FFFFFF"/>
        <w:spacing w:after="0" w:line="240" w:lineRule="auto"/>
        <w:jc w:val="center"/>
        <w:rPr>
          <w:rFonts w:asciiTheme="majorBidi" w:eastAsia="Times New Roman" w:hAnsiTheme="majorBidi" w:cstheme="majorBidi"/>
          <w:color w:val="000000" w:themeColor="text1"/>
          <w:sz w:val="24"/>
          <w:szCs w:val="24"/>
          <w:lang w:eastAsia="en-CA"/>
        </w:rPr>
      </w:pPr>
    </w:p>
    <w:p w14:paraId="6FFFD62F"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44C8CDEC"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6690B285"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581D85B6"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7F9F7872"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23DCABBF"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63B57B74" w14:textId="77777777" w:rsidR="00323C7D" w:rsidRPr="00B60B53" w:rsidRDefault="00323C7D" w:rsidP="003E6BAC">
      <w:pPr>
        <w:shd w:val="clear" w:color="auto" w:fill="FFFFFF"/>
        <w:spacing w:after="0" w:line="240" w:lineRule="auto"/>
        <w:rPr>
          <w:rFonts w:asciiTheme="majorBidi" w:eastAsia="Times New Roman" w:hAnsiTheme="majorBidi" w:cstheme="majorBidi"/>
          <w:color w:val="000000" w:themeColor="text1"/>
          <w:sz w:val="24"/>
          <w:szCs w:val="24"/>
          <w:lang w:eastAsia="en-CA"/>
        </w:rPr>
      </w:pPr>
    </w:p>
    <w:p w14:paraId="444DEC67"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7C730E65"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64FC36DE"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3AD1DE5B"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204C1EA1"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233FCA9A"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614C2DB1"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4281BE89" w14:textId="77777777" w:rsidR="00323C7D" w:rsidRPr="003D7008" w:rsidRDefault="00323C7D" w:rsidP="003E6BAC">
      <w:pPr>
        <w:shd w:val="clear" w:color="auto" w:fill="FFFFFF"/>
        <w:spacing w:after="0" w:line="240" w:lineRule="auto"/>
        <w:rPr>
          <w:rFonts w:ascii="Arial" w:eastAsia="Times New Roman" w:hAnsi="Arial" w:cs="Arial"/>
          <w:color w:val="000000" w:themeColor="text1"/>
          <w:sz w:val="21"/>
          <w:szCs w:val="21"/>
          <w:lang w:eastAsia="en-CA"/>
        </w:rPr>
      </w:pPr>
    </w:p>
    <w:p w14:paraId="06776271" w14:textId="77777777" w:rsidR="00D41C7B"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14:paraId="2D084645" w14:textId="77777777"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14:paraId="317C87E7" w14:textId="77777777"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14:paraId="117683A9" w14:textId="77777777"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14:paraId="0AA59C9A" w14:textId="77777777" w:rsidR="00B60B53"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14:paraId="0E7567E3" w14:textId="593B20CA" w:rsidR="005C5D24" w:rsidRDefault="00E74827" w:rsidP="00E314A3">
      <w:pPr>
        <w:shd w:val="clear" w:color="auto" w:fill="FFFFFF"/>
        <w:spacing w:after="0" w:line="480" w:lineRule="auto"/>
        <w:rPr>
          <w:rFonts w:ascii="Arial" w:eastAsia="Times New Roman" w:hAnsi="Arial" w:cs="Arial"/>
          <w:color w:val="000000" w:themeColor="text1"/>
          <w:sz w:val="21"/>
          <w:szCs w:val="21"/>
          <w:lang w:eastAsia="en-CA"/>
        </w:rPr>
      </w:pPr>
      <w:proofErr w:type="gramStart"/>
      <w:ins w:id="165" w:author="zenrunner" w:date="2018-04-04T16:24:00Z">
        <w:r>
          <w:rPr>
            <w:rFonts w:asciiTheme="majorBidi" w:eastAsia="Times New Roman" w:hAnsiTheme="majorBidi" w:cstheme="majorBidi"/>
            <w:b/>
            <w:bCs/>
            <w:color w:val="000000" w:themeColor="text1"/>
            <w:sz w:val="24"/>
            <w:szCs w:val="24"/>
            <w:lang w:eastAsia="en-CA"/>
          </w:rPr>
          <w:lastRenderedPageBreak/>
          <w:t xml:space="preserve">Same - </w:t>
        </w:r>
      </w:ins>
      <w:r w:rsidR="005C5D24" w:rsidRPr="00E314A3">
        <w:rPr>
          <w:rFonts w:asciiTheme="majorBidi" w:eastAsia="Times New Roman" w:hAnsiTheme="majorBidi" w:cstheme="majorBidi"/>
          <w:b/>
          <w:bCs/>
          <w:color w:val="000000" w:themeColor="text1"/>
          <w:sz w:val="24"/>
          <w:szCs w:val="24"/>
          <w:lang w:eastAsia="en-CA"/>
        </w:rPr>
        <w:t>Table 4.</w:t>
      </w:r>
      <w:proofErr w:type="gramEnd"/>
      <w:r w:rsidR="005C5D24" w:rsidRPr="00E314A3">
        <w:rPr>
          <w:rFonts w:asciiTheme="majorBidi" w:eastAsia="Times New Roman" w:hAnsiTheme="majorBidi" w:cstheme="majorBidi"/>
          <w:b/>
          <w:bCs/>
          <w:color w:val="000000" w:themeColor="text1"/>
          <w:sz w:val="24"/>
          <w:szCs w:val="24"/>
          <w:lang w:eastAsia="en-CA"/>
        </w:rPr>
        <w:t xml:space="preserve"> </w:t>
      </w:r>
      <w:r w:rsidR="00E314A3">
        <w:rPr>
          <w:rFonts w:asciiTheme="majorBidi" w:eastAsia="Times New Roman" w:hAnsiTheme="majorBidi" w:cstheme="majorBidi"/>
          <w:color w:val="000000" w:themeColor="text1"/>
          <w:sz w:val="24"/>
          <w:szCs w:val="24"/>
          <w:lang w:eastAsia="en-CA"/>
        </w:rPr>
        <w:t xml:space="preserve">Shrub dimension (length, width, and height) are provided for each </w:t>
      </w:r>
      <w:r w:rsidR="00E314A3" w:rsidRPr="00E314A3">
        <w:rPr>
          <w:rFonts w:asciiTheme="majorBidi" w:eastAsia="Times New Roman" w:hAnsiTheme="majorBidi" w:cstheme="majorBidi"/>
          <w:i/>
          <w:iCs/>
          <w:color w:val="000000" w:themeColor="text1"/>
          <w:sz w:val="24"/>
          <w:szCs w:val="24"/>
          <w:lang w:eastAsia="en-CA"/>
        </w:rPr>
        <w:t xml:space="preserve">E. </w:t>
      </w:r>
      <w:proofErr w:type="spellStart"/>
      <w:r w:rsidR="00E314A3" w:rsidRPr="00E314A3">
        <w:rPr>
          <w:rFonts w:asciiTheme="majorBidi" w:eastAsia="Times New Roman" w:hAnsiTheme="majorBidi" w:cstheme="majorBidi"/>
          <w:i/>
          <w:iCs/>
          <w:color w:val="000000" w:themeColor="text1"/>
          <w:sz w:val="24"/>
          <w:szCs w:val="24"/>
          <w:lang w:eastAsia="en-CA"/>
        </w:rPr>
        <w:t>califronica</w:t>
      </w:r>
      <w:proofErr w:type="spellEnd"/>
      <w:r w:rsidR="00E314A3">
        <w:rPr>
          <w:rFonts w:asciiTheme="majorBidi" w:eastAsia="Times New Roman" w:hAnsiTheme="majorBidi" w:cstheme="majorBidi"/>
          <w:i/>
          <w:iCs/>
          <w:color w:val="000000" w:themeColor="text1"/>
          <w:sz w:val="24"/>
          <w:szCs w:val="24"/>
          <w:lang w:eastAsia="en-CA"/>
        </w:rPr>
        <w:t xml:space="preserve"> </w:t>
      </w:r>
      <w:r w:rsidR="00E314A3">
        <w:rPr>
          <w:rFonts w:asciiTheme="majorBidi" w:eastAsia="Times New Roman" w:hAnsiTheme="majorBidi" w:cstheme="majorBidi"/>
          <w:color w:val="000000" w:themeColor="text1"/>
          <w:sz w:val="24"/>
          <w:szCs w:val="24"/>
          <w:lang w:eastAsia="en-CA"/>
        </w:rPr>
        <w:t xml:space="preserve">shrub of the </w:t>
      </w:r>
      <w:proofErr w:type="gramStart"/>
      <w:r w:rsidR="00E314A3">
        <w:rPr>
          <w:rFonts w:asciiTheme="majorBidi" w:eastAsia="Times New Roman" w:hAnsiTheme="majorBidi" w:cstheme="majorBidi"/>
          <w:color w:val="000000" w:themeColor="text1"/>
          <w:sz w:val="24"/>
          <w:szCs w:val="24"/>
          <w:lang w:eastAsia="en-CA"/>
        </w:rPr>
        <w:t>three week</w:t>
      </w:r>
      <w:proofErr w:type="gramEnd"/>
      <w:r w:rsidR="00955FF0">
        <w:rPr>
          <w:rFonts w:asciiTheme="majorBidi" w:eastAsia="Times New Roman" w:hAnsiTheme="majorBidi" w:cstheme="majorBidi"/>
          <w:color w:val="000000" w:themeColor="text1"/>
          <w:sz w:val="24"/>
          <w:szCs w:val="24"/>
          <w:lang w:eastAsia="en-CA"/>
        </w:rPr>
        <w:t xml:space="preserve"> census. Dimensions are</w:t>
      </w:r>
      <w:r w:rsidR="00E314A3">
        <w:rPr>
          <w:rFonts w:asciiTheme="majorBidi" w:eastAsia="Times New Roman" w:hAnsiTheme="majorBidi" w:cstheme="majorBidi"/>
          <w:color w:val="000000" w:themeColor="text1"/>
          <w:sz w:val="24"/>
          <w:szCs w:val="24"/>
          <w:lang w:eastAsia="en-CA"/>
        </w:rPr>
        <w:t xml:space="preserve"> in centimeters. </w:t>
      </w:r>
    </w:p>
    <w:p w14:paraId="491F1BD2" w14:textId="77777777" w:rsidR="005C5D24" w:rsidRDefault="005C5D24" w:rsidP="003E6BAC">
      <w:pPr>
        <w:shd w:val="clear" w:color="auto" w:fill="FFFFFF"/>
        <w:spacing w:after="0" w:line="240" w:lineRule="auto"/>
        <w:rPr>
          <w:rFonts w:ascii="Arial" w:eastAsia="Times New Roman" w:hAnsi="Arial" w:cs="Arial"/>
          <w:color w:val="000000" w:themeColor="text1"/>
          <w:sz w:val="21"/>
          <w:szCs w:val="21"/>
          <w:lang w:eastAsia="en-CA"/>
        </w:rPr>
      </w:pPr>
    </w:p>
    <w:tbl>
      <w:tblPr>
        <w:tblStyle w:val="TableGrid"/>
        <w:tblW w:w="4390" w:type="dxa"/>
        <w:tblInd w:w="5" w:type="dxa"/>
        <w:tblLook w:val="04A0" w:firstRow="1" w:lastRow="0" w:firstColumn="1" w:lastColumn="0" w:noHBand="0" w:noVBand="1"/>
      </w:tblPr>
      <w:tblGrid>
        <w:gridCol w:w="1060"/>
        <w:gridCol w:w="1320"/>
        <w:gridCol w:w="1016"/>
        <w:gridCol w:w="963"/>
        <w:gridCol w:w="1016"/>
      </w:tblGrid>
      <w:tr w:rsidR="00B60B53" w:rsidRPr="00B60B53" w14:paraId="76666F0B" w14:textId="77777777" w:rsidTr="00B60B53">
        <w:trPr>
          <w:trHeight w:val="315"/>
        </w:trPr>
        <w:tc>
          <w:tcPr>
            <w:tcW w:w="2380" w:type="dxa"/>
            <w:gridSpan w:val="2"/>
            <w:tcBorders>
              <w:top w:val="nil"/>
              <w:left w:val="nil"/>
            </w:tcBorders>
            <w:noWrap/>
          </w:tcPr>
          <w:p w14:paraId="497B3582" w14:textId="77777777" w:rsidR="00B60B53" w:rsidRPr="00B60B53" w:rsidRDefault="00B60B53" w:rsidP="00B60B53">
            <w:pPr>
              <w:rPr>
                <w:rFonts w:asciiTheme="majorBidi" w:eastAsia="Times New Roman" w:hAnsiTheme="majorBidi" w:cstheme="majorBidi"/>
                <w:b/>
                <w:bCs/>
                <w:color w:val="000000"/>
                <w:sz w:val="24"/>
                <w:szCs w:val="24"/>
                <w:lang w:eastAsia="en-CA"/>
              </w:rPr>
            </w:pPr>
          </w:p>
        </w:tc>
        <w:tc>
          <w:tcPr>
            <w:tcW w:w="2010" w:type="dxa"/>
            <w:gridSpan w:val="3"/>
            <w:noWrap/>
          </w:tcPr>
          <w:p w14:paraId="16C09D7C"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Shrub Dimension</w:t>
            </w:r>
          </w:p>
        </w:tc>
      </w:tr>
      <w:tr w:rsidR="00B60B53" w:rsidRPr="00B60B53" w14:paraId="6919561E" w14:textId="77777777" w:rsidTr="00B60B53">
        <w:trPr>
          <w:trHeight w:val="315"/>
        </w:trPr>
        <w:tc>
          <w:tcPr>
            <w:tcW w:w="1060" w:type="dxa"/>
            <w:noWrap/>
            <w:hideMark/>
          </w:tcPr>
          <w:p w14:paraId="52BEE065"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Week</w:t>
            </w:r>
          </w:p>
        </w:tc>
        <w:tc>
          <w:tcPr>
            <w:tcW w:w="1320" w:type="dxa"/>
            <w:noWrap/>
            <w:hideMark/>
          </w:tcPr>
          <w:p w14:paraId="7FB37601"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sidRPr="00B60B53">
              <w:rPr>
                <w:rFonts w:asciiTheme="majorBidi" w:eastAsia="Times New Roman" w:hAnsiTheme="majorBidi" w:cstheme="majorBidi"/>
                <w:b/>
                <w:bCs/>
                <w:color w:val="000000"/>
                <w:sz w:val="24"/>
                <w:szCs w:val="24"/>
                <w:lang w:eastAsia="en-CA"/>
              </w:rPr>
              <w:t>Microsite</w:t>
            </w:r>
          </w:p>
        </w:tc>
        <w:tc>
          <w:tcPr>
            <w:tcW w:w="640" w:type="dxa"/>
            <w:noWrap/>
            <w:hideMark/>
          </w:tcPr>
          <w:p w14:paraId="22C2F31C" w14:textId="77777777" w:rsidR="00B60B53" w:rsidRDefault="00B60B53"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x</w:t>
            </w:r>
            <w:proofErr w:type="gramEnd"/>
          </w:p>
          <w:p w14:paraId="2BF53EA2"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t>
            </w:r>
            <w:proofErr w:type="gramStart"/>
            <w:r>
              <w:rPr>
                <w:rFonts w:asciiTheme="majorBidi" w:eastAsia="Times New Roman" w:hAnsiTheme="majorBidi" w:cstheme="majorBidi"/>
                <w:b/>
                <w:bCs/>
                <w:color w:val="000000"/>
                <w:sz w:val="24"/>
                <w:szCs w:val="24"/>
                <w:lang w:eastAsia="en-CA"/>
              </w:rPr>
              <w:t>length</w:t>
            </w:r>
            <w:proofErr w:type="gramEnd"/>
            <w:r>
              <w:rPr>
                <w:rFonts w:asciiTheme="majorBidi" w:eastAsia="Times New Roman" w:hAnsiTheme="majorBidi" w:cstheme="majorBidi"/>
                <w:b/>
                <w:bCs/>
                <w:color w:val="000000"/>
                <w:sz w:val="24"/>
                <w:szCs w:val="24"/>
                <w:lang w:eastAsia="en-CA"/>
              </w:rPr>
              <w:t>)</w:t>
            </w:r>
          </w:p>
        </w:tc>
        <w:tc>
          <w:tcPr>
            <w:tcW w:w="640" w:type="dxa"/>
            <w:noWrap/>
            <w:hideMark/>
          </w:tcPr>
          <w:p w14:paraId="7A708EEF" w14:textId="77777777" w:rsidR="00B60B53" w:rsidRDefault="00B60B53"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y</w:t>
            </w:r>
            <w:proofErr w:type="gramEnd"/>
          </w:p>
          <w:p w14:paraId="4B286EF8"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t>
            </w:r>
            <w:proofErr w:type="gramStart"/>
            <w:r>
              <w:rPr>
                <w:rFonts w:asciiTheme="majorBidi" w:eastAsia="Times New Roman" w:hAnsiTheme="majorBidi" w:cstheme="majorBidi"/>
                <w:b/>
                <w:bCs/>
                <w:color w:val="000000"/>
                <w:sz w:val="24"/>
                <w:szCs w:val="24"/>
                <w:lang w:eastAsia="en-CA"/>
              </w:rPr>
              <w:t>width</w:t>
            </w:r>
            <w:proofErr w:type="gramEnd"/>
            <w:r>
              <w:rPr>
                <w:rFonts w:asciiTheme="majorBidi" w:eastAsia="Times New Roman" w:hAnsiTheme="majorBidi" w:cstheme="majorBidi"/>
                <w:b/>
                <w:bCs/>
                <w:color w:val="000000"/>
                <w:sz w:val="24"/>
                <w:szCs w:val="24"/>
                <w:lang w:eastAsia="en-CA"/>
              </w:rPr>
              <w:t>)</w:t>
            </w:r>
          </w:p>
        </w:tc>
        <w:tc>
          <w:tcPr>
            <w:tcW w:w="730" w:type="dxa"/>
            <w:noWrap/>
            <w:hideMark/>
          </w:tcPr>
          <w:p w14:paraId="6935FB94" w14:textId="77777777" w:rsidR="00B60B53" w:rsidRDefault="00573E72" w:rsidP="00B60B53">
            <w:pPr>
              <w:jc w:val="center"/>
              <w:rPr>
                <w:rFonts w:asciiTheme="majorBidi" w:eastAsia="Times New Roman" w:hAnsiTheme="majorBidi" w:cstheme="majorBidi"/>
                <w:b/>
                <w:bCs/>
                <w:color w:val="000000"/>
                <w:sz w:val="24"/>
                <w:szCs w:val="24"/>
                <w:lang w:eastAsia="en-CA"/>
              </w:rPr>
            </w:pPr>
            <w:proofErr w:type="gramStart"/>
            <w:r>
              <w:rPr>
                <w:rFonts w:asciiTheme="majorBidi" w:eastAsia="Times New Roman" w:hAnsiTheme="majorBidi" w:cstheme="majorBidi"/>
                <w:b/>
                <w:bCs/>
                <w:color w:val="000000"/>
                <w:sz w:val="24"/>
                <w:szCs w:val="24"/>
                <w:lang w:eastAsia="en-CA"/>
              </w:rPr>
              <w:t>z</w:t>
            </w:r>
            <w:proofErr w:type="gramEnd"/>
          </w:p>
          <w:p w14:paraId="570154A6" w14:textId="77777777" w:rsidR="00B60B53" w:rsidRPr="00B60B53" w:rsidRDefault="00B60B53" w:rsidP="00B60B53">
            <w:pPr>
              <w:jc w:val="center"/>
              <w:rPr>
                <w:rFonts w:asciiTheme="majorBidi" w:eastAsia="Times New Roman" w:hAnsiTheme="majorBidi" w:cstheme="majorBidi"/>
                <w:b/>
                <w:bCs/>
                <w:color w:val="000000"/>
                <w:sz w:val="24"/>
                <w:szCs w:val="24"/>
                <w:lang w:eastAsia="en-CA"/>
              </w:rPr>
            </w:pPr>
            <w:r>
              <w:rPr>
                <w:rFonts w:asciiTheme="majorBidi" w:eastAsia="Times New Roman" w:hAnsiTheme="majorBidi" w:cstheme="majorBidi"/>
                <w:b/>
                <w:bCs/>
                <w:color w:val="000000"/>
                <w:sz w:val="24"/>
                <w:szCs w:val="24"/>
                <w:lang w:eastAsia="en-CA"/>
              </w:rPr>
              <w:t>(</w:t>
            </w:r>
            <w:proofErr w:type="gramStart"/>
            <w:r>
              <w:rPr>
                <w:rFonts w:asciiTheme="majorBidi" w:eastAsia="Times New Roman" w:hAnsiTheme="majorBidi" w:cstheme="majorBidi"/>
                <w:b/>
                <w:bCs/>
                <w:color w:val="000000"/>
                <w:sz w:val="24"/>
                <w:szCs w:val="24"/>
                <w:lang w:eastAsia="en-CA"/>
              </w:rPr>
              <w:t>height</w:t>
            </w:r>
            <w:proofErr w:type="gramEnd"/>
            <w:r>
              <w:rPr>
                <w:rFonts w:asciiTheme="majorBidi" w:eastAsia="Times New Roman" w:hAnsiTheme="majorBidi" w:cstheme="majorBidi"/>
                <w:b/>
                <w:bCs/>
                <w:color w:val="000000"/>
                <w:sz w:val="24"/>
                <w:szCs w:val="24"/>
                <w:lang w:eastAsia="en-CA"/>
              </w:rPr>
              <w:t>)</w:t>
            </w:r>
          </w:p>
        </w:tc>
      </w:tr>
      <w:tr w:rsidR="00B60B53" w:rsidRPr="00B60B53" w14:paraId="10F15B4A" w14:textId="77777777" w:rsidTr="00B60B53">
        <w:trPr>
          <w:trHeight w:val="315"/>
        </w:trPr>
        <w:tc>
          <w:tcPr>
            <w:tcW w:w="1060" w:type="dxa"/>
            <w:noWrap/>
            <w:hideMark/>
          </w:tcPr>
          <w:p w14:paraId="0C09B9B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6C2705E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14:paraId="301B9B3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78</w:t>
            </w:r>
          </w:p>
        </w:tc>
        <w:tc>
          <w:tcPr>
            <w:tcW w:w="640" w:type="dxa"/>
            <w:noWrap/>
            <w:hideMark/>
          </w:tcPr>
          <w:p w14:paraId="2E1E23F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26</w:t>
            </w:r>
          </w:p>
        </w:tc>
        <w:tc>
          <w:tcPr>
            <w:tcW w:w="730" w:type="dxa"/>
            <w:noWrap/>
            <w:hideMark/>
          </w:tcPr>
          <w:p w14:paraId="55574B5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r>
      <w:tr w:rsidR="00B60B53" w:rsidRPr="00B60B53" w14:paraId="5F3BEAD4" w14:textId="77777777" w:rsidTr="00B60B53">
        <w:trPr>
          <w:trHeight w:val="315"/>
        </w:trPr>
        <w:tc>
          <w:tcPr>
            <w:tcW w:w="1060" w:type="dxa"/>
            <w:noWrap/>
            <w:hideMark/>
          </w:tcPr>
          <w:p w14:paraId="1647D8D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5D5650F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14:paraId="536E3CD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54</w:t>
            </w:r>
          </w:p>
        </w:tc>
        <w:tc>
          <w:tcPr>
            <w:tcW w:w="640" w:type="dxa"/>
            <w:noWrap/>
            <w:hideMark/>
          </w:tcPr>
          <w:p w14:paraId="472228FA"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38</w:t>
            </w:r>
          </w:p>
        </w:tc>
        <w:tc>
          <w:tcPr>
            <w:tcW w:w="730" w:type="dxa"/>
            <w:noWrap/>
            <w:hideMark/>
          </w:tcPr>
          <w:p w14:paraId="048AE33A"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74</w:t>
            </w:r>
          </w:p>
        </w:tc>
      </w:tr>
      <w:tr w:rsidR="00B60B53" w:rsidRPr="00B60B53" w14:paraId="4F52586D" w14:textId="77777777" w:rsidTr="00B60B53">
        <w:trPr>
          <w:trHeight w:val="315"/>
        </w:trPr>
        <w:tc>
          <w:tcPr>
            <w:tcW w:w="1060" w:type="dxa"/>
            <w:noWrap/>
            <w:hideMark/>
          </w:tcPr>
          <w:p w14:paraId="18ACC12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367AAB7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14:paraId="1B11CEB4"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07</w:t>
            </w:r>
          </w:p>
        </w:tc>
        <w:tc>
          <w:tcPr>
            <w:tcW w:w="640" w:type="dxa"/>
            <w:noWrap/>
            <w:hideMark/>
          </w:tcPr>
          <w:p w14:paraId="15337F4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730" w:type="dxa"/>
            <w:noWrap/>
            <w:hideMark/>
          </w:tcPr>
          <w:p w14:paraId="73A6568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14:paraId="520A4E78" w14:textId="77777777" w:rsidTr="00B60B53">
        <w:trPr>
          <w:trHeight w:val="315"/>
        </w:trPr>
        <w:tc>
          <w:tcPr>
            <w:tcW w:w="1060" w:type="dxa"/>
            <w:noWrap/>
            <w:hideMark/>
          </w:tcPr>
          <w:p w14:paraId="2517304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05A3F61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14:paraId="7E2502E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73</w:t>
            </w:r>
          </w:p>
        </w:tc>
        <w:tc>
          <w:tcPr>
            <w:tcW w:w="640" w:type="dxa"/>
            <w:noWrap/>
            <w:hideMark/>
          </w:tcPr>
          <w:p w14:paraId="6CED78B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14:paraId="6D3CD6D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14:paraId="5B7DCF4A" w14:textId="77777777" w:rsidTr="00B60B53">
        <w:trPr>
          <w:trHeight w:val="315"/>
        </w:trPr>
        <w:tc>
          <w:tcPr>
            <w:tcW w:w="1060" w:type="dxa"/>
            <w:noWrap/>
            <w:hideMark/>
          </w:tcPr>
          <w:p w14:paraId="70712822"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401D98B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14:paraId="4A7766FD"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72</w:t>
            </w:r>
          </w:p>
        </w:tc>
        <w:tc>
          <w:tcPr>
            <w:tcW w:w="640" w:type="dxa"/>
            <w:noWrap/>
            <w:hideMark/>
          </w:tcPr>
          <w:p w14:paraId="61B6C39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07</w:t>
            </w:r>
          </w:p>
        </w:tc>
        <w:tc>
          <w:tcPr>
            <w:tcW w:w="730" w:type="dxa"/>
            <w:noWrap/>
            <w:hideMark/>
          </w:tcPr>
          <w:p w14:paraId="3B7A3CDD"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34</w:t>
            </w:r>
          </w:p>
        </w:tc>
      </w:tr>
      <w:tr w:rsidR="00B60B53" w:rsidRPr="00B60B53" w14:paraId="52290662" w14:textId="77777777" w:rsidTr="00B60B53">
        <w:trPr>
          <w:trHeight w:val="315"/>
        </w:trPr>
        <w:tc>
          <w:tcPr>
            <w:tcW w:w="1060" w:type="dxa"/>
            <w:noWrap/>
            <w:hideMark/>
          </w:tcPr>
          <w:p w14:paraId="04861E0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283ACBB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14:paraId="72A5BE6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14:paraId="5B87A6CD"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21</w:t>
            </w:r>
          </w:p>
        </w:tc>
        <w:tc>
          <w:tcPr>
            <w:tcW w:w="730" w:type="dxa"/>
            <w:noWrap/>
            <w:hideMark/>
          </w:tcPr>
          <w:p w14:paraId="7E16F7B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87</w:t>
            </w:r>
          </w:p>
        </w:tc>
      </w:tr>
      <w:tr w:rsidR="00B60B53" w:rsidRPr="00B60B53" w14:paraId="44F089DD" w14:textId="77777777" w:rsidTr="00B60B53">
        <w:trPr>
          <w:trHeight w:val="315"/>
        </w:trPr>
        <w:tc>
          <w:tcPr>
            <w:tcW w:w="1060" w:type="dxa"/>
            <w:noWrap/>
            <w:hideMark/>
          </w:tcPr>
          <w:p w14:paraId="0AE6C9B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52D59C2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14:paraId="67D4EEE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93</w:t>
            </w:r>
          </w:p>
        </w:tc>
        <w:tc>
          <w:tcPr>
            <w:tcW w:w="640" w:type="dxa"/>
            <w:noWrap/>
            <w:hideMark/>
          </w:tcPr>
          <w:p w14:paraId="6EDE8A4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97</w:t>
            </w:r>
          </w:p>
        </w:tc>
        <w:tc>
          <w:tcPr>
            <w:tcW w:w="730" w:type="dxa"/>
            <w:noWrap/>
            <w:hideMark/>
          </w:tcPr>
          <w:p w14:paraId="6A6BCEF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07</w:t>
            </w:r>
          </w:p>
        </w:tc>
      </w:tr>
      <w:tr w:rsidR="00B60B53" w:rsidRPr="00B60B53" w14:paraId="57CEEB40" w14:textId="77777777" w:rsidTr="00B60B53">
        <w:trPr>
          <w:trHeight w:val="315"/>
        </w:trPr>
        <w:tc>
          <w:tcPr>
            <w:tcW w:w="1060" w:type="dxa"/>
            <w:noWrap/>
            <w:hideMark/>
          </w:tcPr>
          <w:p w14:paraId="5AE5C7D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3C3053C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14:paraId="250BD15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640" w:type="dxa"/>
            <w:noWrap/>
            <w:hideMark/>
          </w:tcPr>
          <w:p w14:paraId="516BBA3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93</w:t>
            </w:r>
          </w:p>
        </w:tc>
        <w:tc>
          <w:tcPr>
            <w:tcW w:w="730" w:type="dxa"/>
            <w:noWrap/>
            <w:hideMark/>
          </w:tcPr>
          <w:p w14:paraId="2CD3E39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14:paraId="73EAB558" w14:textId="77777777" w:rsidTr="00B60B53">
        <w:trPr>
          <w:trHeight w:val="315"/>
        </w:trPr>
        <w:tc>
          <w:tcPr>
            <w:tcW w:w="1060" w:type="dxa"/>
            <w:noWrap/>
            <w:hideMark/>
          </w:tcPr>
          <w:p w14:paraId="3823D675"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51E7290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14:paraId="2C1E12A4"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53</w:t>
            </w:r>
          </w:p>
        </w:tc>
        <w:tc>
          <w:tcPr>
            <w:tcW w:w="640" w:type="dxa"/>
            <w:noWrap/>
            <w:hideMark/>
          </w:tcPr>
          <w:p w14:paraId="18BDE54A"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24</w:t>
            </w:r>
          </w:p>
        </w:tc>
        <w:tc>
          <w:tcPr>
            <w:tcW w:w="730" w:type="dxa"/>
            <w:noWrap/>
            <w:hideMark/>
          </w:tcPr>
          <w:p w14:paraId="4811F4D7"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31</w:t>
            </w:r>
          </w:p>
        </w:tc>
      </w:tr>
      <w:tr w:rsidR="00B60B53" w:rsidRPr="00B60B53" w14:paraId="44E91A61" w14:textId="77777777" w:rsidTr="00B60B53">
        <w:trPr>
          <w:trHeight w:val="315"/>
        </w:trPr>
        <w:tc>
          <w:tcPr>
            <w:tcW w:w="1060" w:type="dxa"/>
            <w:noWrap/>
            <w:hideMark/>
          </w:tcPr>
          <w:p w14:paraId="0E3BD7A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1</w:t>
            </w:r>
          </w:p>
        </w:tc>
        <w:tc>
          <w:tcPr>
            <w:tcW w:w="1320" w:type="dxa"/>
            <w:noWrap/>
            <w:hideMark/>
          </w:tcPr>
          <w:p w14:paraId="28CBC2E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14:paraId="2C011773"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4</w:t>
            </w:r>
            <w:r w:rsidR="00B60B53" w:rsidRPr="00B60B53">
              <w:rPr>
                <w:rFonts w:asciiTheme="majorBidi" w:eastAsia="Times New Roman" w:hAnsiTheme="majorBidi" w:cstheme="majorBidi"/>
                <w:color w:val="000000"/>
                <w:sz w:val="24"/>
                <w:szCs w:val="24"/>
                <w:lang w:eastAsia="en-CA"/>
              </w:rPr>
              <w:t>02</w:t>
            </w:r>
          </w:p>
        </w:tc>
        <w:tc>
          <w:tcPr>
            <w:tcW w:w="640" w:type="dxa"/>
            <w:noWrap/>
            <w:hideMark/>
          </w:tcPr>
          <w:p w14:paraId="40ED5019"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48</w:t>
            </w:r>
          </w:p>
        </w:tc>
        <w:tc>
          <w:tcPr>
            <w:tcW w:w="730" w:type="dxa"/>
            <w:noWrap/>
            <w:hideMark/>
          </w:tcPr>
          <w:p w14:paraId="6B26A73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26</w:t>
            </w:r>
          </w:p>
        </w:tc>
      </w:tr>
      <w:tr w:rsidR="00B60B53" w:rsidRPr="00B60B53" w14:paraId="5E3A9670" w14:textId="77777777" w:rsidTr="00B60B53">
        <w:trPr>
          <w:trHeight w:val="315"/>
        </w:trPr>
        <w:tc>
          <w:tcPr>
            <w:tcW w:w="1060" w:type="dxa"/>
            <w:noWrap/>
            <w:hideMark/>
          </w:tcPr>
          <w:p w14:paraId="3DA5E6C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2092936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14:paraId="322E3BC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64</w:t>
            </w:r>
          </w:p>
        </w:tc>
        <w:tc>
          <w:tcPr>
            <w:tcW w:w="640" w:type="dxa"/>
            <w:noWrap/>
            <w:hideMark/>
          </w:tcPr>
          <w:p w14:paraId="32B7F4D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03</w:t>
            </w:r>
          </w:p>
        </w:tc>
        <w:tc>
          <w:tcPr>
            <w:tcW w:w="730" w:type="dxa"/>
            <w:noWrap/>
            <w:hideMark/>
          </w:tcPr>
          <w:p w14:paraId="5638DB1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19</w:t>
            </w:r>
          </w:p>
        </w:tc>
      </w:tr>
      <w:tr w:rsidR="00B60B53" w:rsidRPr="00B60B53" w14:paraId="161BD21F" w14:textId="77777777" w:rsidTr="00B60B53">
        <w:trPr>
          <w:trHeight w:val="315"/>
        </w:trPr>
        <w:tc>
          <w:tcPr>
            <w:tcW w:w="1060" w:type="dxa"/>
            <w:noWrap/>
            <w:hideMark/>
          </w:tcPr>
          <w:p w14:paraId="08AA3BA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05BF3DE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14:paraId="14B67E4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14</w:t>
            </w:r>
          </w:p>
        </w:tc>
        <w:tc>
          <w:tcPr>
            <w:tcW w:w="640" w:type="dxa"/>
            <w:noWrap/>
            <w:hideMark/>
          </w:tcPr>
          <w:p w14:paraId="3817BFA4"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04</w:t>
            </w:r>
          </w:p>
        </w:tc>
        <w:tc>
          <w:tcPr>
            <w:tcW w:w="730" w:type="dxa"/>
            <w:noWrap/>
            <w:hideMark/>
          </w:tcPr>
          <w:p w14:paraId="021FB97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04</w:t>
            </w:r>
          </w:p>
        </w:tc>
      </w:tr>
      <w:tr w:rsidR="00B60B53" w:rsidRPr="00B60B53" w14:paraId="6A82DEFE" w14:textId="77777777" w:rsidTr="00B60B53">
        <w:trPr>
          <w:trHeight w:val="315"/>
        </w:trPr>
        <w:tc>
          <w:tcPr>
            <w:tcW w:w="1060" w:type="dxa"/>
            <w:noWrap/>
            <w:hideMark/>
          </w:tcPr>
          <w:p w14:paraId="44589D5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16991EA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14:paraId="0B398C71"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12</w:t>
            </w:r>
          </w:p>
        </w:tc>
        <w:tc>
          <w:tcPr>
            <w:tcW w:w="640" w:type="dxa"/>
            <w:noWrap/>
            <w:hideMark/>
          </w:tcPr>
          <w:p w14:paraId="39CD7F20"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89</w:t>
            </w:r>
          </w:p>
        </w:tc>
        <w:tc>
          <w:tcPr>
            <w:tcW w:w="730" w:type="dxa"/>
            <w:noWrap/>
            <w:hideMark/>
          </w:tcPr>
          <w:p w14:paraId="1B92D1AF"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14:paraId="206C41A5" w14:textId="77777777" w:rsidTr="00B60B53">
        <w:trPr>
          <w:trHeight w:val="315"/>
        </w:trPr>
        <w:tc>
          <w:tcPr>
            <w:tcW w:w="1060" w:type="dxa"/>
            <w:noWrap/>
            <w:hideMark/>
          </w:tcPr>
          <w:p w14:paraId="39B1ADD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7067A6D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14:paraId="5379533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58</w:t>
            </w:r>
          </w:p>
        </w:tc>
        <w:tc>
          <w:tcPr>
            <w:tcW w:w="640" w:type="dxa"/>
            <w:noWrap/>
            <w:hideMark/>
          </w:tcPr>
          <w:p w14:paraId="707B14D0"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14:paraId="3CDA5E9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r>
      <w:tr w:rsidR="00B60B53" w:rsidRPr="00B60B53" w14:paraId="5AC8F59B" w14:textId="77777777" w:rsidTr="00B60B53">
        <w:trPr>
          <w:trHeight w:val="315"/>
        </w:trPr>
        <w:tc>
          <w:tcPr>
            <w:tcW w:w="1060" w:type="dxa"/>
            <w:noWrap/>
            <w:hideMark/>
          </w:tcPr>
          <w:p w14:paraId="741F088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65979FC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14:paraId="04D962B3"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97</w:t>
            </w:r>
          </w:p>
        </w:tc>
        <w:tc>
          <w:tcPr>
            <w:tcW w:w="640" w:type="dxa"/>
            <w:noWrap/>
            <w:hideMark/>
          </w:tcPr>
          <w:p w14:paraId="22AC127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74</w:t>
            </w:r>
          </w:p>
        </w:tc>
        <w:tc>
          <w:tcPr>
            <w:tcW w:w="730" w:type="dxa"/>
            <w:noWrap/>
            <w:hideMark/>
          </w:tcPr>
          <w:p w14:paraId="3E4E3EB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27</w:t>
            </w:r>
          </w:p>
        </w:tc>
      </w:tr>
      <w:tr w:rsidR="00B60B53" w:rsidRPr="00B60B53" w14:paraId="17B5315D" w14:textId="77777777" w:rsidTr="00B60B53">
        <w:trPr>
          <w:trHeight w:val="315"/>
        </w:trPr>
        <w:tc>
          <w:tcPr>
            <w:tcW w:w="1060" w:type="dxa"/>
            <w:noWrap/>
            <w:hideMark/>
          </w:tcPr>
          <w:p w14:paraId="6A83103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41116D0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14:paraId="548FE8ED"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62</w:t>
            </w:r>
          </w:p>
        </w:tc>
        <w:tc>
          <w:tcPr>
            <w:tcW w:w="640" w:type="dxa"/>
            <w:noWrap/>
            <w:hideMark/>
          </w:tcPr>
          <w:p w14:paraId="2FE7A7F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83</w:t>
            </w:r>
          </w:p>
        </w:tc>
        <w:tc>
          <w:tcPr>
            <w:tcW w:w="730" w:type="dxa"/>
            <w:noWrap/>
            <w:hideMark/>
          </w:tcPr>
          <w:p w14:paraId="6523565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53</w:t>
            </w:r>
          </w:p>
        </w:tc>
      </w:tr>
      <w:tr w:rsidR="00B60B53" w:rsidRPr="00B60B53" w14:paraId="54F8DCE7" w14:textId="77777777" w:rsidTr="00B60B53">
        <w:trPr>
          <w:trHeight w:val="315"/>
        </w:trPr>
        <w:tc>
          <w:tcPr>
            <w:tcW w:w="1060" w:type="dxa"/>
            <w:noWrap/>
            <w:hideMark/>
          </w:tcPr>
          <w:p w14:paraId="1D336EC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592D0E9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14:paraId="3095E2A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44</w:t>
            </w:r>
          </w:p>
        </w:tc>
        <w:tc>
          <w:tcPr>
            <w:tcW w:w="640" w:type="dxa"/>
            <w:noWrap/>
            <w:hideMark/>
          </w:tcPr>
          <w:p w14:paraId="012580D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730" w:type="dxa"/>
            <w:noWrap/>
            <w:hideMark/>
          </w:tcPr>
          <w:p w14:paraId="16CD1705"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13</w:t>
            </w:r>
          </w:p>
        </w:tc>
      </w:tr>
      <w:tr w:rsidR="00B60B53" w:rsidRPr="00B60B53" w14:paraId="3E230583" w14:textId="77777777" w:rsidTr="00B60B53">
        <w:trPr>
          <w:trHeight w:val="315"/>
        </w:trPr>
        <w:tc>
          <w:tcPr>
            <w:tcW w:w="1060" w:type="dxa"/>
            <w:noWrap/>
            <w:hideMark/>
          </w:tcPr>
          <w:p w14:paraId="6A3F773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1FCCC9A1"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14:paraId="0E5FE0C3"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640" w:type="dxa"/>
            <w:noWrap/>
            <w:hideMark/>
          </w:tcPr>
          <w:p w14:paraId="0F3E3FF5"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88</w:t>
            </w:r>
          </w:p>
        </w:tc>
        <w:tc>
          <w:tcPr>
            <w:tcW w:w="730" w:type="dxa"/>
            <w:noWrap/>
            <w:hideMark/>
          </w:tcPr>
          <w:p w14:paraId="6228466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02</w:t>
            </w:r>
          </w:p>
        </w:tc>
      </w:tr>
      <w:tr w:rsidR="00B60B53" w:rsidRPr="00B60B53" w14:paraId="37E60D1C" w14:textId="77777777" w:rsidTr="00B60B53">
        <w:trPr>
          <w:trHeight w:val="315"/>
        </w:trPr>
        <w:tc>
          <w:tcPr>
            <w:tcW w:w="1060" w:type="dxa"/>
            <w:noWrap/>
            <w:hideMark/>
          </w:tcPr>
          <w:p w14:paraId="60974FB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27DA63F2"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14:paraId="0038F86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61</w:t>
            </w:r>
          </w:p>
        </w:tc>
        <w:tc>
          <w:tcPr>
            <w:tcW w:w="640" w:type="dxa"/>
            <w:noWrap/>
            <w:hideMark/>
          </w:tcPr>
          <w:p w14:paraId="249F72A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91</w:t>
            </w:r>
          </w:p>
        </w:tc>
        <w:tc>
          <w:tcPr>
            <w:tcW w:w="730" w:type="dxa"/>
            <w:noWrap/>
            <w:hideMark/>
          </w:tcPr>
          <w:p w14:paraId="13FEFAB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38</w:t>
            </w:r>
          </w:p>
        </w:tc>
      </w:tr>
      <w:tr w:rsidR="00B60B53" w:rsidRPr="00B60B53" w14:paraId="795F40DD" w14:textId="77777777" w:rsidTr="00B60B53">
        <w:trPr>
          <w:trHeight w:val="315"/>
        </w:trPr>
        <w:tc>
          <w:tcPr>
            <w:tcW w:w="1060" w:type="dxa"/>
            <w:noWrap/>
            <w:hideMark/>
          </w:tcPr>
          <w:p w14:paraId="0F91CCF5"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2</w:t>
            </w:r>
          </w:p>
        </w:tc>
        <w:tc>
          <w:tcPr>
            <w:tcW w:w="1320" w:type="dxa"/>
            <w:noWrap/>
            <w:hideMark/>
          </w:tcPr>
          <w:p w14:paraId="6770880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14:paraId="63204BA3"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82</w:t>
            </w:r>
          </w:p>
        </w:tc>
        <w:tc>
          <w:tcPr>
            <w:tcW w:w="640" w:type="dxa"/>
            <w:noWrap/>
            <w:hideMark/>
          </w:tcPr>
          <w:p w14:paraId="6902A226"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16</w:t>
            </w:r>
          </w:p>
        </w:tc>
        <w:tc>
          <w:tcPr>
            <w:tcW w:w="730" w:type="dxa"/>
            <w:noWrap/>
            <w:hideMark/>
          </w:tcPr>
          <w:p w14:paraId="2513884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98</w:t>
            </w:r>
          </w:p>
        </w:tc>
      </w:tr>
      <w:tr w:rsidR="00B60B53" w:rsidRPr="00B60B53" w14:paraId="1D5058CA" w14:textId="77777777" w:rsidTr="00B60B53">
        <w:trPr>
          <w:trHeight w:val="255"/>
        </w:trPr>
        <w:tc>
          <w:tcPr>
            <w:tcW w:w="1060" w:type="dxa"/>
            <w:noWrap/>
            <w:hideMark/>
          </w:tcPr>
          <w:p w14:paraId="564845E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2DAEDD9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w:t>
            </w:r>
          </w:p>
        </w:tc>
        <w:tc>
          <w:tcPr>
            <w:tcW w:w="640" w:type="dxa"/>
            <w:noWrap/>
            <w:hideMark/>
          </w:tcPr>
          <w:p w14:paraId="287739C1"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34</w:t>
            </w:r>
          </w:p>
        </w:tc>
        <w:tc>
          <w:tcPr>
            <w:tcW w:w="640" w:type="dxa"/>
            <w:noWrap/>
            <w:hideMark/>
          </w:tcPr>
          <w:p w14:paraId="00EF636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98</w:t>
            </w:r>
          </w:p>
        </w:tc>
        <w:tc>
          <w:tcPr>
            <w:tcW w:w="730" w:type="dxa"/>
            <w:noWrap/>
            <w:hideMark/>
          </w:tcPr>
          <w:p w14:paraId="7AC61CE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56</w:t>
            </w:r>
          </w:p>
        </w:tc>
      </w:tr>
      <w:tr w:rsidR="00B60B53" w:rsidRPr="00B60B53" w14:paraId="53319DDB" w14:textId="77777777" w:rsidTr="00B60B53">
        <w:trPr>
          <w:trHeight w:val="255"/>
        </w:trPr>
        <w:tc>
          <w:tcPr>
            <w:tcW w:w="1060" w:type="dxa"/>
            <w:noWrap/>
            <w:hideMark/>
          </w:tcPr>
          <w:p w14:paraId="2E6AEE5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57453DF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2</w:t>
            </w:r>
          </w:p>
        </w:tc>
        <w:tc>
          <w:tcPr>
            <w:tcW w:w="640" w:type="dxa"/>
            <w:noWrap/>
            <w:hideMark/>
          </w:tcPr>
          <w:p w14:paraId="16680554"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15</w:t>
            </w:r>
          </w:p>
        </w:tc>
        <w:tc>
          <w:tcPr>
            <w:tcW w:w="640" w:type="dxa"/>
            <w:noWrap/>
            <w:hideMark/>
          </w:tcPr>
          <w:p w14:paraId="2FA12901"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14</w:t>
            </w:r>
          </w:p>
        </w:tc>
        <w:tc>
          <w:tcPr>
            <w:tcW w:w="730" w:type="dxa"/>
            <w:noWrap/>
            <w:hideMark/>
          </w:tcPr>
          <w:p w14:paraId="54AEDBC3"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09</w:t>
            </w:r>
          </w:p>
        </w:tc>
      </w:tr>
      <w:tr w:rsidR="00B60B53" w:rsidRPr="00B60B53" w14:paraId="414CEA5C" w14:textId="77777777" w:rsidTr="00B60B53">
        <w:trPr>
          <w:trHeight w:val="255"/>
        </w:trPr>
        <w:tc>
          <w:tcPr>
            <w:tcW w:w="1060" w:type="dxa"/>
            <w:noWrap/>
            <w:hideMark/>
          </w:tcPr>
          <w:p w14:paraId="3181C87B"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5AF4DC11"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3</w:t>
            </w:r>
          </w:p>
        </w:tc>
        <w:tc>
          <w:tcPr>
            <w:tcW w:w="640" w:type="dxa"/>
            <w:noWrap/>
            <w:hideMark/>
          </w:tcPr>
          <w:p w14:paraId="7EAB59A7"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06</w:t>
            </w:r>
          </w:p>
        </w:tc>
        <w:tc>
          <w:tcPr>
            <w:tcW w:w="640" w:type="dxa"/>
            <w:noWrap/>
            <w:hideMark/>
          </w:tcPr>
          <w:p w14:paraId="0E9B67F0"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22</w:t>
            </w:r>
          </w:p>
        </w:tc>
        <w:tc>
          <w:tcPr>
            <w:tcW w:w="730" w:type="dxa"/>
            <w:noWrap/>
            <w:hideMark/>
          </w:tcPr>
          <w:p w14:paraId="7AEF16D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81</w:t>
            </w:r>
          </w:p>
        </w:tc>
      </w:tr>
      <w:tr w:rsidR="00B60B53" w:rsidRPr="00B60B53" w14:paraId="0803BEF0" w14:textId="77777777" w:rsidTr="00B60B53">
        <w:trPr>
          <w:trHeight w:val="255"/>
        </w:trPr>
        <w:tc>
          <w:tcPr>
            <w:tcW w:w="1060" w:type="dxa"/>
            <w:noWrap/>
            <w:hideMark/>
          </w:tcPr>
          <w:p w14:paraId="3EC7AFC0"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0DAE3AE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4</w:t>
            </w:r>
          </w:p>
        </w:tc>
        <w:tc>
          <w:tcPr>
            <w:tcW w:w="640" w:type="dxa"/>
            <w:noWrap/>
            <w:hideMark/>
          </w:tcPr>
          <w:p w14:paraId="7016AE2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65</w:t>
            </w:r>
          </w:p>
        </w:tc>
        <w:tc>
          <w:tcPr>
            <w:tcW w:w="640" w:type="dxa"/>
            <w:noWrap/>
            <w:hideMark/>
          </w:tcPr>
          <w:p w14:paraId="3124AA4C"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14:paraId="66A5F70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84</w:t>
            </w:r>
          </w:p>
        </w:tc>
      </w:tr>
      <w:tr w:rsidR="00B60B53" w:rsidRPr="00B60B53" w14:paraId="4D06F787" w14:textId="77777777" w:rsidTr="00B60B53">
        <w:trPr>
          <w:trHeight w:val="255"/>
        </w:trPr>
        <w:tc>
          <w:tcPr>
            <w:tcW w:w="1060" w:type="dxa"/>
            <w:noWrap/>
            <w:hideMark/>
          </w:tcPr>
          <w:p w14:paraId="12C0B16A"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0562FA2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5</w:t>
            </w:r>
          </w:p>
        </w:tc>
        <w:tc>
          <w:tcPr>
            <w:tcW w:w="640" w:type="dxa"/>
            <w:noWrap/>
            <w:hideMark/>
          </w:tcPr>
          <w:p w14:paraId="4122E74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41</w:t>
            </w:r>
          </w:p>
        </w:tc>
        <w:tc>
          <w:tcPr>
            <w:tcW w:w="640" w:type="dxa"/>
            <w:noWrap/>
            <w:hideMark/>
          </w:tcPr>
          <w:p w14:paraId="730EA0F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w:t>
            </w:r>
          </w:p>
        </w:tc>
        <w:tc>
          <w:tcPr>
            <w:tcW w:w="730" w:type="dxa"/>
            <w:noWrap/>
            <w:hideMark/>
          </w:tcPr>
          <w:p w14:paraId="1341592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r>
      <w:tr w:rsidR="00B60B53" w:rsidRPr="00B60B53" w14:paraId="2556C740" w14:textId="77777777" w:rsidTr="00B60B53">
        <w:trPr>
          <w:trHeight w:val="255"/>
        </w:trPr>
        <w:tc>
          <w:tcPr>
            <w:tcW w:w="1060" w:type="dxa"/>
            <w:noWrap/>
            <w:hideMark/>
          </w:tcPr>
          <w:p w14:paraId="1F52CA44"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46264C79"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6</w:t>
            </w:r>
          </w:p>
        </w:tc>
        <w:tc>
          <w:tcPr>
            <w:tcW w:w="640" w:type="dxa"/>
            <w:noWrap/>
            <w:hideMark/>
          </w:tcPr>
          <w:p w14:paraId="46509985"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76</w:t>
            </w:r>
          </w:p>
        </w:tc>
        <w:tc>
          <w:tcPr>
            <w:tcW w:w="640" w:type="dxa"/>
            <w:noWrap/>
            <w:hideMark/>
          </w:tcPr>
          <w:p w14:paraId="1D1E5BC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68</w:t>
            </w:r>
          </w:p>
        </w:tc>
        <w:tc>
          <w:tcPr>
            <w:tcW w:w="730" w:type="dxa"/>
            <w:noWrap/>
            <w:hideMark/>
          </w:tcPr>
          <w:p w14:paraId="30B4DB88"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14:paraId="611CFDAF" w14:textId="77777777" w:rsidTr="00B60B53">
        <w:trPr>
          <w:trHeight w:val="255"/>
        </w:trPr>
        <w:tc>
          <w:tcPr>
            <w:tcW w:w="1060" w:type="dxa"/>
            <w:noWrap/>
            <w:hideMark/>
          </w:tcPr>
          <w:p w14:paraId="0D26A9BC"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1F4A4FB7"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7</w:t>
            </w:r>
          </w:p>
        </w:tc>
        <w:tc>
          <w:tcPr>
            <w:tcW w:w="640" w:type="dxa"/>
            <w:noWrap/>
            <w:hideMark/>
          </w:tcPr>
          <w:p w14:paraId="00E0DEB9"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3</w:t>
            </w:r>
            <w:r w:rsidR="00B60B53" w:rsidRPr="00B60B53">
              <w:rPr>
                <w:rFonts w:asciiTheme="majorBidi" w:eastAsia="Times New Roman" w:hAnsiTheme="majorBidi" w:cstheme="majorBidi"/>
                <w:color w:val="000000"/>
                <w:sz w:val="24"/>
                <w:szCs w:val="24"/>
                <w:lang w:eastAsia="en-CA"/>
              </w:rPr>
              <w:t>47</w:t>
            </w:r>
          </w:p>
        </w:tc>
        <w:tc>
          <w:tcPr>
            <w:tcW w:w="640" w:type="dxa"/>
            <w:noWrap/>
            <w:hideMark/>
          </w:tcPr>
          <w:p w14:paraId="4DCD1E5F"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41</w:t>
            </w:r>
          </w:p>
        </w:tc>
        <w:tc>
          <w:tcPr>
            <w:tcW w:w="730" w:type="dxa"/>
            <w:noWrap/>
            <w:hideMark/>
          </w:tcPr>
          <w:p w14:paraId="5113011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12</w:t>
            </w:r>
          </w:p>
        </w:tc>
      </w:tr>
      <w:tr w:rsidR="00B60B53" w:rsidRPr="00B60B53" w14:paraId="7BA10C93" w14:textId="77777777" w:rsidTr="00B60B53">
        <w:trPr>
          <w:trHeight w:val="255"/>
        </w:trPr>
        <w:tc>
          <w:tcPr>
            <w:tcW w:w="1060" w:type="dxa"/>
            <w:noWrap/>
            <w:hideMark/>
          </w:tcPr>
          <w:p w14:paraId="303CFCDD"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2EBD7F6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8</w:t>
            </w:r>
          </w:p>
        </w:tc>
        <w:tc>
          <w:tcPr>
            <w:tcW w:w="640" w:type="dxa"/>
            <w:noWrap/>
            <w:hideMark/>
          </w:tcPr>
          <w:p w14:paraId="36CD797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08</w:t>
            </w:r>
          </w:p>
        </w:tc>
        <w:tc>
          <w:tcPr>
            <w:tcW w:w="640" w:type="dxa"/>
            <w:noWrap/>
            <w:hideMark/>
          </w:tcPr>
          <w:p w14:paraId="03B8DAE4"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01</w:t>
            </w:r>
          </w:p>
        </w:tc>
        <w:tc>
          <w:tcPr>
            <w:tcW w:w="730" w:type="dxa"/>
            <w:noWrap/>
            <w:hideMark/>
          </w:tcPr>
          <w:p w14:paraId="65B2137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86</w:t>
            </w:r>
          </w:p>
        </w:tc>
      </w:tr>
      <w:tr w:rsidR="00B60B53" w:rsidRPr="00B60B53" w14:paraId="24131C39" w14:textId="77777777" w:rsidTr="00B60B53">
        <w:trPr>
          <w:trHeight w:val="255"/>
        </w:trPr>
        <w:tc>
          <w:tcPr>
            <w:tcW w:w="1060" w:type="dxa"/>
            <w:noWrap/>
            <w:hideMark/>
          </w:tcPr>
          <w:p w14:paraId="6C6C4F86"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1233A5B8"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9</w:t>
            </w:r>
          </w:p>
        </w:tc>
        <w:tc>
          <w:tcPr>
            <w:tcW w:w="640" w:type="dxa"/>
            <w:noWrap/>
            <w:hideMark/>
          </w:tcPr>
          <w:p w14:paraId="626935D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51</w:t>
            </w:r>
          </w:p>
        </w:tc>
        <w:tc>
          <w:tcPr>
            <w:tcW w:w="640" w:type="dxa"/>
            <w:noWrap/>
            <w:hideMark/>
          </w:tcPr>
          <w:p w14:paraId="7942990B"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w:t>
            </w:r>
            <w:r w:rsidR="00B60B53" w:rsidRPr="00B60B53">
              <w:rPr>
                <w:rFonts w:asciiTheme="majorBidi" w:eastAsia="Times New Roman" w:hAnsiTheme="majorBidi" w:cstheme="majorBidi"/>
                <w:color w:val="000000"/>
                <w:sz w:val="24"/>
                <w:szCs w:val="24"/>
                <w:lang w:eastAsia="en-CA"/>
              </w:rPr>
              <w:t>52</w:t>
            </w:r>
          </w:p>
        </w:tc>
        <w:tc>
          <w:tcPr>
            <w:tcW w:w="730" w:type="dxa"/>
            <w:noWrap/>
            <w:hideMark/>
          </w:tcPr>
          <w:p w14:paraId="0AF64072"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16</w:t>
            </w:r>
          </w:p>
        </w:tc>
      </w:tr>
      <w:tr w:rsidR="00B60B53" w:rsidRPr="00B60B53" w14:paraId="5ED2A224" w14:textId="77777777" w:rsidTr="00B60B53">
        <w:trPr>
          <w:trHeight w:val="255"/>
        </w:trPr>
        <w:tc>
          <w:tcPr>
            <w:tcW w:w="1060" w:type="dxa"/>
            <w:noWrap/>
            <w:hideMark/>
          </w:tcPr>
          <w:p w14:paraId="0C2E8323"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3</w:t>
            </w:r>
          </w:p>
        </w:tc>
        <w:tc>
          <w:tcPr>
            <w:tcW w:w="1320" w:type="dxa"/>
            <w:noWrap/>
            <w:hideMark/>
          </w:tcPr>
          <w:p w14:paraId="6F6993AE" w14:textId="77777777" w:rsidR="00B60B53" w:rsidRPr="00B60B53" w:rsidRDefault="00B60B53" w:rsidP="00B60B53">
            <w:pPr>
              <w:jc w:val="center"/>
              <w:rPr>
                <w:rFonts w:asciiTheme="majorBidi" w:eastAsia="Times New Roman" w:hAnsiTheme="majorBidi" w:cstheme="majorBidi"/>
                <w:color w:val="000000"/>
                <w:sz w:val="24"/>
                <w:szCs w:val="24"/>
                <w:lang w:eastAsia="en-CA"/>
              </w:rPr>
            </w:pPr>
            <w:r w:rsidRPr="00B60B53">
              <w:rPr>
                <w:rFonts w:asciiTheme="majorBidi" w:eastAsia="Times New Roman" w:hAnsiTheme="majorBidi" w:cstheme="majorBidi"/>
                <w:color w:val="000000"/>
                <w:sz w:val="24"/>
                <w:szCs w:val="24"/>
                <w:lang w:eastAsia="en-CA"/>
              </w:rPr>
              <w:t>Shrub</w:t>
            </w:r>
            <w:r>
              <w:rPr>
                <w:rFonts w:asciiTheme="majorBidi" w:eastAsia="Times New Roman" w:hAnsiTheme="majorBidi" w:cstheme="majorBidi"/>
                <w:color w:val="000000"/>
                <w:sz w:val="24"/>
                <w:szCs w:val="24"/>
                <w:lang w:eastAsia="en-CA"/>
              </w:rPr>
              <w:t xml:space="preserve"> 10</w:t>
            </w:r>
          </w:p>
        </w:tc>
        <w:tc>
          <w:tcPr>
            <w:tcW w:w="640" w:type="dxa"/>
            <w:noWrap/>
            <w:hideMark/>
          </w:tcPr>
          <w:p w14:paraId="40535C5E"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59</w:t>
            </w:r>
          </w:p>
        </w:tc>
        <w:tc>
          <w:tcPr>
            <w:tcW w:w="640" w:type="dxa"/>
            <w:noWrap/>
            <w:hideMark/>
          </w:tcPr>
          <w:p w14:paraId="590B5A30"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7</w:t>
            </w:r>
            <w:del w:id="166" w:author="zenrunner" w:date="2018-04-04T16:24:00Z">
              <w:r w:rsidR="00B60B53" w:rsidRPr="00B60B53" w:rsidDel="00AF34CB">
                <w:rPr>
                  <w:rFonts w:asciiTheme="majorBidi" w:eastAsia="Times New Roman" w:hAnsiTheme="majorBidi" w:cstheme="majorBidi"/>
                  <w:color w:val="000000"/>
                  <w:sz w:val="24"/>
                  <w:szCs w:val="24"/>
                  <w:lang w:eastAsia="en-CA"/>
                </w:rPr>
                <w:delText>5</w:delText>
              </w:r>
            </w:del>
          </w:p>
        </w:tc>
        <w:tc>
          <w:tcPr>
            <w:tcW w:w="730" w:type="dxa"/>
            <w:noWrap/>
            <w:hideMark/>
          </w:tcPr>
          <w:p w14:paraId="238FCDB0" w14:textId="77777777" w:rsidR="00B60B53" w:rsidRPr="00B60B53" w:rsidRDefault="00892EF6" w:rsidP="00B60B53">
            <w:pPr>
              <w:jc w:val="center"/>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w:t>
            </w:r>
            <w:r w:rsidR="00B60B53" w:rsidRPr="00B60B53">
              <w:rPr>
                <w:rFonts w:asciiTheme="majorBidi" w:eastAsia="Times New Roman" w:hAnsiTheme="majorBidi" w:cstheme="majorBidi"/>
                <w:color w:val="000000"/>
                <w:sz w:val="24"/>
                <w:szCs w:val="24"/>
                <w:lang w:eastAsia="en-CA"/>
              </w:rPr>
              <w:t>84</w:t>
            </w:r>
          </w:p>
        </w:tc>
      </w:tr>
    </w:tbl>
    <w:p w14:paraId="51A32AAD" w14:textId="77777777"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14:paraId="7BA90264" w14:textId="77777777"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14:paraId="1DCDA47A" w14:textId="77777777"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14:paraId="752B9064" w14:textId="55EF33B6" w:rsidR="00B60B53" w:rsidRDefault="00E74827" w:rsidP="00B60B53">
      <w:pPr>
        <w:shd w:val="clear" w:color="auto" w:fill="FFFFFF"/>
        <w:spacing w:after="0" w:line="240" w:lineRule="auto"/>
        <w:jc w:val="center"/>
        <w:rPr>
          <w:rFonts w:ascii="Arial" w:eastAsia="Times New Roman" w:hAnsi="Arial" w:cs="Arial"/>
          <w:color w:val="000000" w:themeColor="text1"/>
          <w:sz w:val="21"/>
          <w:szCs w:val="21"/>
          <w:lang w:eastAsia="en-CA"/>
        </w:rPr>
      </w:pPr>
      <w:ins w:id="167" w:author="zenrunner" w:date="2018-04-04T16:24:00Z">
        <w:r>
          <w:rPr>
            <w:rFonts w:ascii="Arial" w:eastAsia="Times New Roman" w:hAnsi="Arial" w:cs="Arial"/>
            <w:color w:val="000000" w:themeColor="text1"/>
            <w:sz w:val="21"/>
            <w:szCs w:val="21"/>
            <w:lang w:eastAsia="en-CA"/>
          </w:rPr>
          <w:t>ALSO – check rules – but I prefer all figures and tables at the very end of the paper.  That ok</w:t>
        </w:r>
        <w:r w:rsidR="00AF34CB">
          <w:rPr>
            <w:rFonts w:ascii="Arial" w:eastAsia="Times New Roman" w:hAnsi="Arial" w:cs="Arial"/>
            <w:color w:val="000000" w:themeColor="text1"/>
            <w:sz w:val="21"/>
            <w:szCs w:val="21"/>
            <w:lang w:eastAsia="en-CA"/>
          </w:rPr>
          <w:t>?</w:t>
        </w:r>
      </w:ins>
    </w:p>
    <w:p w14:paraId="234F55C0" w14:textId="77777777"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14:paraId="35995F52" w14:textId="77777777" w:rsidR="00B60B53" w:rsidRDefault="00CE5B68"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r w:rsidRPr="00CE5B68">
        <w:rPr>
          <w:rFonts w:asciiTheme="majorBidi" w:eastAsia="Times New Roman" w:hAnsiTheme="majorBidi" w:cstheme="majorBidi"/>
          <w:b/>
          <w:bCs/>
          <w:color w:val="000000" w:themeColor="text1"/>
          <w:sz w:val="24"/>
          <w:szCs w:val="24"/>
          <w:lang w:eastAsia="en-CA"/>
        </w:rPr>
        <w:lastRenderedPageBreak/>
        <w:t>Results</w:t>
      </w:r>
      <w:del w:id="168" w:author="zenrunner" w:date="2018-04-04T16:24:00Z">
        <w:r w:rsidRPr="00CE5B68" w:rsidDel="006849B0">
          <w:rPr>
            <w:rFonts w:asciiTheme="majorBidi" w:eastAsia="Times New Roman" w:hAnsiTheme="majorBidi" w:cstheme="majorBidi"/>
            <w:b/>
            <w:bCs/>
            <w:color w:val="000000" w:themeColor="text1"/>
            <w:sz w:val="24"/>
            <w:szCs w:val="24"/>
            <w:lang w:eastAsia="en-CA"/>
          </w:rPr>
          <w:delText xml:space="preserve"> Text </w:delText>
        </w:r>
      </w:del>
    </w:p>
    <w:p w14:paraId="57EAABF2" w14:textId="54909156" w:rsidR="00F44E82" w:rsidRPr="00F44E82" w:rsidDel="009F239E" w:rsidRDefault="00847CC5" w:rsidP="00143986">
      <w:pPr>
        <w:shd w:val="clear" w:color="auto" w:fill="FFFFFF"/>
        <w:spacing w:after="0" w:line="480" w:lineRule="auto"/>
        <w:contextualSpacing/>
        <w:jc w:val="both"/>
        <w:rPr>
          <w:del w:id="169" w:author="zenrunner" w:date="2018-04-04T16:27:00Z"/>
          <w:rFonts w:asciiTheme="majorBidi" w:eastAsia="Times New Roman" w:hAnsiTheme="majorBidi" w:cstheme="majorBidi"/>
          <w:sz w:val="24"/>
          <w:szCs w:val="24"/>
          <w:lang w:eastAsia="en-CA"/>
        </w:rPr>
      </w:pPr>
      <w:del w:id="170" w:author="zenrunner" w:date="2018-04-04T16:27:00Z">
        <w:r w:rsidDel="009F239E">
          <w:rPr>
            <w:rFonts w:asciiTheme="majorBidi" w:eastAsia="Times New Roman" w:hAnsiTheme="majorBidi" w:cstheme="majorBidi"/>
            <w:b/>
            <w:bCs/>
            <w:color w:val="000000" w:themeColor="text1"/>
            <w:sz w:val="24"/>
            <w:szCs w:val="24"/>
            <w:lang w:eastAsia="en-CA"/>
          </w:rPr>
          <w:delText xml:space="preserve">                    </w:delText>
        </w:r>
        <w:r w:rsidDel="009F239E">
          <w:rPr>
            <w:rFonts w:asciiTheme="majorBidi" w:eastAsia="Times New Roman" w:hAnsiTheme="majorBidi" w:cstheme="majorBidi"/>
            <w:color w:val="000000" w:themeColor="text1"/>
            <w:sz w:val="24"/>
            <w:szCs w:val="24"/>
            <w:lang w:eastAsia="en-CA"/>
          </w:rPr>
          <w:delText xml:space="preserve">To explore the efficacy of camera traps for examining plant-animal interaction in the </w:delText>
        </w:r>
        <w:r w:rsidR="00E53660" w:rsidDel="009F239E">
          <w:rPr>
            <w:rFonts w:asciiTheme="majorBidi" w:eastAsia="Times New Roman" w:hAnsiTheme="majorBidi" w:cstheme="majorBidi"/>
            <w:color w:val="000000" w:themeColor="text1"/>
            <w:sz w:val="24"/>
            <w:szCs w:val="24"/>
            <w:lang w:eastAsia="en-CA"/>
          </w:rPr>
          <w:delText xml:space="preserve">Mojave and the Carrizo, the location of the study sites were first mapped on the state California (Figure 6). </w:delText>
        </w:r>
        <w:r w:rsidR="00BB0DD8" w:rsidDel="009F239E">
          <w:rPr>
            <w:rFonts w:asciiTheme="majorBidi" w:eastAsia="Times New Roman" w:hAnsiTheme="majorBidi" w:cstheme="majorBidi"/>
            <w:color w:val="000000" w:themeColor="text1"/>
            <w:sz w:val="24"/>
            <w:szCs w:val="24"/>
            <w:lang w:eastAsia="en-CA"/>
          </w:rPr>
          <w:delText>Smoothed density plots</w:delText>
        </w:r>
        <w:r w:rsidR="00B02CA9" w:rsidDel="009F239E">
          <w:rPr>
            <w:rFonts w:asciiTheme="majorBidi" w:eastAsia="Times New Roman" w:hAnsiTheme="majorBidi" w:cstheme="majorBidi"/>
            <w:color w:val="000000" w:themeColor="text1"/>
            <w:sz w:val="24"/>
            <w:szCs w:val="24"/>
            <w:lang w:eastAsia="en-CA"/>
          </w:rPr>
          <w:delText xml:space="preserve"> of shrub size</w:delText>
        </w:r>
        <w:r w:rsidR="00BB0DD8" w:rsidDel="009F239E">
          <w:rPr>
            <w:rFonts w:asciiTheme="majorBidi" w:eastAsia="Times New Roman" w:hAnsiTheme="majorBidi" w:cstheme="majorBidi"/>
            <w:color w:val="000000" w:themeColor="text1"/>
            <w:sz w:val="24"/>
            <w:szCs w:val="24"/>
            <w:lang w:eastAsia="en-CA"/>
          </w:rPr>
          <w:delText xml:space="preserve"> versus frequency of each foundational species showed an overlap </w:delText>
        </w:r>
        <w:r w:rsidR="00F44E82" w:rsidDel="009F239E">
          <w:rPr>
            <w:rFonts w:asciiTheme="majorBidi" w:eastAsia="Times New Roman" w:hAnsiTheme="majorBidi" w:cstheme="majorBidi"/>
            <w:color w:val="000000" w:themeColor="text1"/>
            <w:sz w:val="24"/>
            <w:szCs w:val="24"/>
            <w:lang w:eastAsia="en-CA"/>
          </w:rPr>
          <w:delText>of</w:delText>
        </w:r>
        <w:r w:rsidR="00BB0DD8" w:rsidDel="009F239E">
          <w:rPr>
            <w:rFonts w:asciiTheme="majorBidi" w:eastAsia="Times New Roman" w:hAnsiTheme="majorBidi" w:cstheme="majorBidi"/>
            <w:color w:val="000000" w:themeColor="text1"/>
            <w:sz w:val="24"/>
            <w:szCs w:val="24"/>
            <w:lang w:eastAsia="en-CA"/>
          </w:rPr>
          <w:delText xml:space="preserve"> upper and lower quantiles (Figure 7, smoothed density probability estimates using Gaussian family distribution), meaning there were significant differences between the three </w:delText>
        </w:r>
        <w:r w:rsidR="00143986" w:rsidDel="009F239E">
          <w:rPr>
            <w:rFonts w:asciiTheme="majorBidi" w:eastAsia="Times New Roman" w:hAnsiTheme="majorBidi" w:cstheme="majorBidi"/>
            <w:sz w:val="24"/>
            <w:szCs w:val="24"/>
            <w:lang w:eastAsia="en-CA"/>
          </w:rPr>
          <w:delText>testsed</w:delText>
        </w:r>
        <w:r w:rsidR="0033520D" w:rsidDel="009F239E">
          <w:rPr>
            <w:rFonts w:asciiTheme="majorBidi" w:eastAsia="Times New Roman" w:hAnsiTheme="majorBidi" w:cstheme="majorBidi"/>
            <w:sz w:val="24"/>
            <w:szCs w:val="24"/>
            <w:lang w:eastAsia="en-CA"/>
          </w:rPr>
          <w:delText xml:space="preserve"> species (Table 5, microsite contrast). </w:delText>
        </w:r>
      </w:del>
    </w:p>
    <w:p w14:paraId="60D356FA" w14:textId="44509DEC" w:rsidR="00DB3A7C" w:rsidDel="009F239E" w:rsidRDefault="00F44E82" w:rsidP="0033520D">
      <w:pPr>
        <w:shd w:val="clear" w:color="auto" w:fill="FFFFFF"/>
        <w:spacing w:after="0" w:line="480" w:lineRule="auto"/>
        <w:contextualSpacing/>
        <w:jc w:val="both"/>
        <w:rPr>
          <w:del w:id="171" w:author="zenrunner" w:date="2018-04-04T16:29:00Z"/>
          <w:rFonts w:asciiTheme="majorBidi" w:hAnsiTheme="majorBidi" w:cstheme="majorBidi"/>
          <w:sz w:val="24"/>
          <w:szCs w:val="24"/>
          <w:shd w:val="clear" w:color="auto" w:fill="FFFFFF"/>
        </w:rPr>
      </w:pPr>
      <w:del w:id="172" w:author="zenrunner" w:date="2018-04-04T16:27:00Z">
        <w:r w:rsidRPr="00F44E82" w:rsidDel="009F239E">
          <w:rPr>
            <w:rFonts w:asciiTheme="majorBidi" w:eastAsia="Times New Roman" w:hAnsiTheme="majorBidi" w:cstheme="majorBidi"/>
            <w:sz w:val="24"/>
            <w:szCs w:val="24"/>
            <w:lang w:eastAsia="en-CA"/>
          </w:rPr>
          <w:delText xml:space="preserve">                    </w:delText>
        </w:r>
      </w:del>
      <w:del w:id="173" w:author="zenrunner" w:date="2018-04-04T16:28:00Z">
        <w:r w:rsidRPr="00F44E82" w:rsidDel="009F239E">
          <w:rPr>
            <w:rFonts w:asciiTheme="majorBidi" w:eastAsia="Times New Roman" w:hAnsiTheme="majorBidi" w:cstheme="majorBidi"/>
            <w:sz w:val="24"/>
            <w:szCs w:val="24"/>
            <w:lang w:eastAsia="en-CA"/>
          </w:rPr>
          <w:delText>Capture rates were proven to be</w:delText>
        </w:r>
        <w:r w:rsidR="0033520D" w:rsidDel="009F239E">
          <w:rPr>
            <w:rFonts w:asciiTheme="majorBidi" w:eastAsia="Times New Roman" w:hAnsiTheme="majorBidi" w:cstheme="majorBidi"/>
            <w:sz w:val="24"/>
            <w:szCs w:val="24"/>
            <w:lang w:eastAsia="en-CA"/>
          </w:rPr>
          <w:delText xml:space="preserve"> microsite-specific</w:delText>
        </w:r>
        <w:r w:rsidRPr="00F44E82" w:rsidDel="009F239E">
          <w:rPr>
            <w:rFonts w:asciiTheme="majorBidi" w:eastAsia="Times New Roman" w:hAnsiTheme="majorBidi" w:cstheme="majorBidi"/>
            <w:sz w:val="24"/>
            <w:szCs w:val="24"/>
            <w:lang w:eastAsia="en-CA"/>
          </w:rPr>
          <w:delText xml:space="preserve">, varying from 0 </w:delText>
        </w:r>
        <w:r w:rsidDel="009F239E">
          <w:rPr>
            <w:rFonts w:asciiTheme="majorBidi" w:eastAsia="Times New Roman" w:hAnsiTheme="majorBidi" w:cstheme="majorBidi"/>
            <w:sz w:val="24"/>
            <w:szCs w:val="24"/>
            <w:lang w:eastAsia="en-CA"/>
          </w:rPr>
          <w:delText>to 0.43 depending on the foundational species</w:delText>
        </w:r>
        <w:r w:rsidR="0033520D" w:rsidDel="009F239E">
          <w:rPr>
            <w:rFonts w:asciiTheme="majorBidi" w:eastAsia="Times New Roman" w:hAnsiTheme="majorBidi" w:cstheme="majorBidi"/>
            <w:sz w:val="24"/>
            <w:szCs w:val="24"/>
            <w:lang w:eastAsia="en-CA"/>
          </w:rPr>
          <w:delText xml:space="preserve"> present</w:delText>
        </w:r>
        <w:r w:rsidRPr="00F44E82" w:rsidDel="009F239E">
          <w:rPr>
            <w:rFonts w:asciiTheme="majorBidi" w:eastAsia="Times New Roman" w:hAnsiTheme="majorBidi" w:cstheme="majorBidi"/>
            <w:sz w:val="24"/>
            <w:szCs w:val="24"/>
            <w:lang w:eastAsia="en-CA"/>
          </w:rPr>
          <w:delText xml:space="preserve"> (Figure 8). Furthermore, a single camera </w:delText>
        </w:r>
        <w:r w:rsidRPr="00F44E82" w:rsidDel="009F239E">
          <w:rPr>
            <w:rFonts w:asciiTheme="majorBidi" w:hAnsiTheme="majorBidi" w:cstheme="majorBidi"/>
            <w:sz w:val="24"/>
            <w:szCs w:val="24"/>
            <w:shd w:val="clear" w:color="auto" w:fill="FFFFFF"/>
          </w:rPr>
          <w:delText xml:space="preserve">was able capture up to 255 instances of animals over the course of three weeks at a microsite. </w:delText>
        </w:r>
        <w:r w:rsidR="0033520D" w:rsidDel="009F239E">
          <w:rPr>
            <w:rFonts w:asciiTheme="majorBidi" w:hAnsiTheme="majorBidi" w:cstheme="majorBidi"/>
            <w:sz w:val="24"/>
            <w:szCs w:val="24"/>
            <w:shd w:val="clear" w:color="auto" w:fill="FFFFFF"/>
          </w:rPr>
          <w:delText xml:space="preserve">Additionally, buckhorn resulted to be the best ‘magnet’ for vertebrates, having a greater capture rate than both the Larrea and Ephedra. Despite this result, the Carrizo ‘open’ sites outcompeted both species and were not significantly different from buckhorn. </w:delText>
        </w:r>
      </w:del>
      <w:ins w:id="174" w:author="zenrunner" w:date="2018-04-04T16:28:00Z">
        <w:r w:rsidR="009F239E">
          <w:rPr>
            <w:rFonts w:asciiTheme="majorBidi" w:eastAsia="Times New Roman" w:hAnsiTheme="majorBidi" w:cstheme="majorBidi"/>
            <w:b/>
            <w:bCs/>
            <w:color w:val="000000" w:themeColor="text1"/>
            <w:sz w:val="24"/>
            <w:szCs w:val="24"/>
            <w:lang w:eastAsia="en-CA"/>
          </w:rPr>
          <w:t xml:space="preserve">You state the differences found and then cite figure and the statistics. So for instance, There was a significant difference between buckhorn and </w:t>
        </w:r>
        <w:proofErr w:type="spellStart"/>
        <w:r w:rsidR="009F239E">
          <w:rPr>
            <w:rFonts w:asciiTheme="majorBidi" w:eastAsia="Times New Roman" w:hAnsiTheme="majorBidi" w:cstheme="majorBidi"/>
            <w:b/>
            <w:bCs/>
            <w:color w:val="000000" w:themeColor="text1"/>
            <w:sz w:val="24"/>
            <w:szCs w:val="24"/>
            <w:lang w:eastAsia="en-CA"/>
          </w:rPr>
          <w:t>larrea</w:t>
        </w:r>
        <w:proofErr w:type="spellEnd"/>
        <w:r w:rsidR="009F239E">
          <w:rPr>
            <w:rFonts w:asciiTheme="majorBidi" w:eastAsia="Times New Roman" w:hAnsiTheme="majorBidi" w:cstheme="majorBidi"/>
            <w:b/>
            <w:bCs/>
            <w:color w:val="000000" w:themeColor="text1"/>
            <w:sz w:val="24"/>
            <w:szCs w:val="24"/>
            <w:lang w:eastAsia="en-CA"/>
          </w:rPr>
          <w:t xml:space="preserve"> (Figure X, GLM, x2 </w:t>
        </w:r>
        <w:proofErr w:type="gramStart"/>
        <w:r w:rsidR="009F239E">
          <w:rPr>
            <w:rFonts w:asciiTheme="majorBidi" w:eastAsia="Times New Roman" w:hAnsiTheme="majorBidi" w:cstheme="majorBidi"/>
            <w:b/>
            <w:bCs/>
            <w:color w:val="000000" w:themeColor="text1"/>
            <w:sz w:val="24"/>
            <w:szCs w:val="24"/>
            <w:lang w:eastAsia="en-CA"/>
          </w:rPr>
          <w:t>= ,</w:t>
        </w:r>
        <w:proofErr w:type="gramEnd"/>
        <w:r w:rsidR="009F239E">
          <w:rPr>
            <w:rFonts w:asciiTheme="majorBidi" w:eastAsia="Times New Roman" w:hAnsiTheme="majorBidi" w:cstheme="majorBidi"/>
            <w:b/>
            <w:bCs/>
            <w:color w:val="000000" w:themeColor="text1"/>
            <w:sz w:val="24"/>
            <w:szCs w:val="24"/>
            <w:lang w:eastAsia="en-CA"/>
          </w:rPr>
          <w:t xml:space="preserve"> p = , </w:t>
        </w:r>
        <w:proofErr w:type="spellStart"/>
        <w:r w:rsidR="009F239E">
          <w:rPr>
            <w:rFonts w:asciiTheme="majorBidi" w:eastAsia="Times New Roman" w:hAnsiTheme="majorBidi" w:cstheme="majorBidi"/>
            <w:b/>
            <w:bCs/>
            <w:color w:val="000000" w:themeColor="text1"/>
            <w:sz w:val="24"/>
            <w:szCs w:val="24"/>
            <w:lang w:eastAsia="en-CA"/>
          </w:rPr>
          <w:t>df</w:t>
        </w:r>
        <w:proofErr w:type="spellEnd"/>
        <w:r w:rsidR="009F239E">
          <w:rPr>
            <w:rFonts w:asciiTheme="majorBidi" w:eastAsia="Times New Roman" w:hAnsiTheme="majorBidi" w:cstheme="majorBidi"/>
            <w:b/>
            <w:bCs/>
            <w:color w:val="000000" w:themeColor="text1"/>
            <w:sz w:val="24"/>
            <w:szCs w:val="24"/>
            <w:lang w:eastAsia="en-CA"/>
          </w:rPr>
          <w:t xml:space="preserve"> = , with post hoc tests).  Etc. and also state when no difference.</w:t>
        </w:r>
      </w:ins>
      <w:ins w:id="175" w:author="zenrunner" w:date="2018-04-04T16:29:00Z">
        <w:r w:rsidR="009F239E">
          <w:rPr>
            <w:rFonts w:asciiTheme="majorBidi" w:hAnsiTheme="majorBidi" w:cstheme="majorBidi"/>
            <w:sz w:val="24"/>
            <w:szCs w:val="24"/>
            <w:shd w:val="clear" w:color="auto" w:fill="FFFFFF"/>
          </w:rPr>
          <w:t xml:space="preserve"> </w:t>
        </w:r>
      </w:ins>
    </w:p>
    <w:p w14:paraId="26BC9C86" w14:textId="1398D7F0" w:rsidR="0033520D" w:rsidRPr="00F44E82" w:rsidRDefault="0033520D" w:rsidP="009F239E">
      <w:pPr>
        <w:shd w:val="clear" w:color="auto" w:fill="FFFFFF"/>
        <w:spacing w:after="0" w:line="480" w:lineRule="auto"/>
        <w:contextualSpacing/>
        <w:jc w:val="both"/>
        <w:rPr>
          <w:rFonts w:asciiTheme="majorBidi" w:eastAsia="Times New Roman" w:hAnsiTheme="majorBidi" w:cstheme="majorBidi"/>
          <w:sz w:val="24"/>
          <w:szCs w:val="24"/>
          <w:lang w:eastAsia="en-CA"/>
        </w:rPr>
      </w:pPr>
      <w:del w:id="176" w:author="zenrunner" w:date="2018-04-04T16:29:00Z">
        <w:r w:rsidDel="009F239E">
          <w:rPr>
            <w:rFonts w:asciiTheme="majorBidi" w:hAnsiTheme="majorBidi" w:cstheme="majorBidi"/>
            <w:sz w:val="24"/>
            <w:szCs w:val="24"/>
            <w:shd w:val="clear" w:color="auto" w:fill="FFFFFF"/>
          </w:rPr>
          <w:delText xml:space="preserve">                    Lastly, lin</w:delText>
        </w:r>
        <w:r w:rsidR="00B02CA9" w:rsidDel="009F239E">
          <w:rPr>
            <w:rFonts w:asciiTheme="majorBidi" w:hAnsiTheme="majorBidi" w:cstheme="majorBidi"/>
            <w:sz w:val="24"/>
            <w:szCs w:val="24"/>
            <w:shd w:val="clear" w:color="auto" w:fill="FFFFFF"/>
          </w:rPr>
          <w:delText>ear regression models proved that s</w:delText>
        </w:r>
      </w:del>
      <w:ins w:id="177" w:author="zenrunner" w:date="2018-04-04T16:29:00Z">
        <w:r w:rsidR="009F239E">
          <w:rPr>
            <w:rFonts w:asciiTheme="majorBidi" w:hAnsiTheme="majorBidi" w:cstheme="majorBidi"/>
            <w:sz w:val="24"/>
            <w:szCs w:val="24"/>
            <w:shd w:val="clear" w:color="auto" w:fill="FFFFFF"/>
          </w:rPr>
          <w:t>Plant volume</w:t>
        </w:r>
      </w:ins>
      <w:del w:id="178" w:author="zenrunner" w:date="2018-04-04T16:29:00Z">
        <w:r w:rsidR="00B02CA9" w:rsidDel="009F239E">
          <w:rPr>
            <w:rFonts w:asciiTheme="majorBidi" w:hAnsiTheme="majorBidi" w:cstheme="majorBidi"/>
            <w:sz w:val="24"/>
            <w:szCs w:val="24"/>
            <w:shd w:val="clear" w:color="auto" w:fill="FFFFFF"/>
          </w:rPr>
          <w:delText>hrub</w:delText>
        </w:r>
      </w:del>
      <w:r w:rsidR="00B02CA9">
        <w:rPr>
          <w:rFonts w:asciiTheme="majorBidi" w:hAnsiTheme="majorBidi" w:cstheme="majorBidi"/>
          <w:sz w:val="24"/>
          <w:szCs w:val="24"/>
          <w:shd w:val="clear" w:color="auto" w:fill="FFFFFF"/>
        </w:rPr>
        <w:t xml:space="preserve"> </w:t>
      </w:r>
      <w:del w:id="179" w:author="zenrunner" w:date="2018-04-04T16:29:00Z">
        <w:r w:rsidR="00B02CA9" w:rsidDel="009F239E">
          <w:rPr>
            <w:rFonts w:asciiTheme="majorBidi" w:hAnsiTheme="majorBidi" w:cstheme="majorBidi"/>
            <w:sz w:val="24"/>
            <w:szCs w:val="24"/>
            <w:shd w:val="clear" w:color="auto" w:fill="FFFFFF"/>
          </w:rPr>
          <w:delText xml:space="preserve">size is </w:delText>
        </w:r>
      </w:del>
      <w:r w:rsidR="00B02CA9">
        <w:rPr>
          <w:rFonts w:asciiTheme="majorBidi" w:hAnsiTheme="majorBidi" w:cstheme="majorBidi"/>
          <w:sz w:val="24"/>
          <w:szCs w:val="24"/>
          <w:shd w:val="clear" w:color="auto" w:fill="FFFFFF"/>
        </w:rPr>
        <w:t xml:space="preserve">positively </w:t>
      </w:r>
      <w:del w:id="180" w:author="zenrunner" w:date="2018-04-04T16:29:00Z">
        <w:r w:rsidR="00B02CA9" w:rsidDel="009F239E">
          <w:rPr>
            <w:rFonts w:asciiTheme="majorBidi" w:hAnsiTheme="majorBidi" w:cstheme="majorBidi"/>
            <w:sz w:val="24"/>
            <w:szCs w:val="24"/>
            <w:shd w:val="clear" w:color="auto" w:fill="FFFFFF"/>
          </w:rPr>
          <w:delText>correlated with incidence of</w:delText>
        </w:r>
      </w:del>
      <w:ins w:id="181" w:author="zenrunner" w:date="2018-04-04T16:29:00Z">
        <w:r w:rsidR="009F239E">
          <w:rPr>
            <w:rFonts w:asciiTheme="majorBidi" w:hAnsiTheme="majorBidi" w:cstheme="majorBidi"/>
            <w:sz w:val="24"/>
            <w:szCs w:val="24"/>
            <w:shd w:val="clear" w:color="auto" w:fill="FFFFFF"/>
          </w:rPr>
          <w:t xml:space="preserve">predicted the rate of </w:t>
        </w:r>
        <w:proofErr w:type="spellStart"/>
        <w:r w:rsidR="009F239E">
          <w:rPr>
            <w:rFonts w:asciiTheme="majorBidi" w:hAnsiTheme="majorBidi" w:cstheme="majorBidi"/>
            <w:sz w:val="24"/>
            <w:szCs w:val="24"/>
            <w:shd w:val="clear" w:color="auto" w:fill="FFFFFF"/>
          </w:rPr>
          <w:t>captur</w:t>
        </w:r>
        <w:proofErr w:type="spellEnd"/>
        <w:r w:rsidR="009F239E">
          <w:rPr>
            <w:rFonts w:asciiTheme="majorBidi" w:hAnsiTheme="majorBidi" w:cstheme="majorBidi"/>
            <w:sz w:val="24"/>
            <w:szCs w:val="24"/>
            <w:shd w:val="clear" w:color="auto" w:fill="FFFFFF"/>
          </w:rPr>
          <w:t xml:space="preserve"> of animals</w:t>
        </w:r>
      </w:ins>
      <w:r w:rsidR="00B02CA9">
        <w:rPr>
          <w:rFonts w:asciiTheme="majorBidi" w:hAnsiTheme="majorBidi" w:cstheme="majorBidi"/>
          <w:sz w:val="24"/>
          <w:szCs w:val="24"/>
          <w:shd w:val="clear" w:color="auto" w:fill="FFFFFF"/>
        </w:rPr>
        <w:t xml:space="preserve"> </w:t>
      </w:r>
      <w:del w:id="182" w:author="zenrunner" w:date="2018-04-04T16:29:00Z">
        <w:r w:rsidR="00B02CA9" w:rsidDel="009F239E">
          <w:rPr>
            <w:rFonts w:asciiTheme="majorBidi" w:hAnsiTheme="majorBidi" w:cstheme="majorBidi"/>
            <w:sz w:val="24"/>
            <w:szCs w:val="24"/>
            <w:shd w:val="clear" w:color="auto" w:fill="FFFFFF"/>
          </w:rPr>
          <w:delText xml:space="preserve">animal capture </w:delText>
        </w:r>
      </w:del>
      <w:r w:rsidR="00B02CA9">
        <w:rPr>
          <w:rFonts w:asciiTheme="majorBidi" w:hAnsiTheme="majorBidi" w:cstheme="majorBidi"/>
          <w:sz w:val="24"/>
          <w:szCs w:val="24"/>
          <w:shd w:val="clear" w:color="auto" w:fill="FFFFFF"/>
        </w:rPr>
        <w:t>for buckhorn (</w:t>
      </w:r>
      <w:ins w:id="183" w:author="zenrunner" w:date="2018-04-04T16:30:00Z">
        <w:r w:rsidR="009F239E">
          <w:rPr>
            <w:rFonts w:asciiTheme="majorBidi" w:hAnsiTheme="majorBidi" w:cstheme="majorBidi"/>
            <w:sz w:val="24"/>
            <w:szCs w:val="24"/>
            <w:shd w:val="clear" w:color="auto" w:fill="FFFFFF"/>
          </w:rPr>
          <w:t xml:space="preserve">Figure X, Regression analyses, </w:t>
        </w:r>
      </w:ins>
      <w:r w:rsidR="00B02CA9" w:rsidRPr="00B02CA9">
        <w:rPr>
          <w:rFonts w:asciiTheme="majorBidi" w:hAnsiTheme="majorBidi" w:cstheme="majorBidi"/>
          <w:i/>
          <w:iCs/>
          <w:sz w:val="24"/>
          <w:szCs w:val="24"/>
          <w:shd w:val="clear" w:color="auto" w:fill="FFFFFF"/>
        </w:rPr>
        <w:t>p</w:t>
      </w:r>
      <w:r w:rsidR="00B02CA9">
        <w:rPr>
          <w:rFonts w:asciiTheme="majorBidi" w:hAnsiTheme="majorBidi" w:cstheme="majorBidi"/>
          <w:sz w:val="24"/>
          <w:szCs w:val="24"/>
          <w:shd w:val="clear" w:color="auto" w:fill="FFFFFF"/>
        </w:rPr>
        <w:t xml:space="preserve">= 0.07434&lt;0.05, </w:t>
      </w:r>
      <w:r w:rsidR="00B02CA9">
        <w:rPr>
          <w:rFonts w:asciiTheme="majorBidi" w:eastAsia="Times New Roman" w:hAnsiTheme="majorBidi" w:cstheme="majorBidi"/>
          <w:color w:val="000000" w:themeColor="text1"/>
          <w:sz w:val="24"/>
          <w:szCs w:val="24"/>
          <w:lang w:eastAsia="en-CA"/>
        </w:rPr>
        <w:t>r</w:t>
      </w:r>
      <w:r w:rsidR="00B02CA9">
        <w:rPr>
          <w:rFonts w:asciiTheme="majorBidi" w:eastAsia="Times New Roman" w:hAnsiTheme="majorBidi" w:cstheme="majorBidi"/>
          <w:color w:val="000000" w:themeColor="text1"/>
          <w:sz w:val="24"/>
          <w:szCs w:val="24"/>
          <w:vertAlign w:val="superscript"/>
          <w:lang w:eastAsia="en-CA"/>
        </w:rPr>
        <w:t>2</w:t>
      </w:r>
      <w:r w:rsidR="00B02CA9">
        <w:rPr>
          <w:rFonts w:asciiTheme="majorBidi" w:eastAsia="Times New Roman" w:hAnsiTheme="majorBidi" w:cstheme="majorBidi"/>
          <w:color w:val="000000" w:themeColor="text1"/>
          <w:sz w:val="24"/>
          <w:szCs w:val="24"/>
          <w:lang w:eastAsia="en-CA"/>
        </w:rPr>
        <w:t xml:space="preserve">= 0.2628, </w:t>
      </w:r>
      <w:proofErr w:type="spellStart"/>
      <w:r w:rsidR="00B02CA9" w:rsidRPr="00B02CA9">
        <w:rPr>
          <w:rFonts w:asciiTheme="majorBidi" w:eastAsia="Times New Roman" w:hAnsiTheme="majorBidi" w:cstheme="majorBidi"/>
          <w:i/>
          <w:iCs/>
          <w:color w:val="000000" w:themeColor="text1"/>
          <w:sz w:val="24"/>
          <w:szCs w:val="24"/>
          <w:lang w:eastAsia="en-CA"/>
        </w:rPr>
        <w:t>df</w:t>
      </w:r>
      <w:proofErr w:type="spellEnd"/>
      <w:r w:rsidR="00B02CA9">
        <w:rPr>
          <w:rFonts w:asciiTheme="majorBidi" w:hAnsiTheme="majorBidi" w:cstheme="majorBidi"/>
          <w:sz w:val="24"/>
          <w:szCs w:val="24"/>
          <w:shd w:val="clear" w:color="auto" w:fill="FFFFFF"/>
        </w:rPr>
        <w:t xml:space="preserve">=8) </w:t>
      </w:r>
      <w:del w:id="184" w:author="zenrunner" w:date="2018-04-04T16:30:00Z">
        <w:r w:rsidR="00B02CA9" w:rsidDel="009F239E">
          <w:rPr>
            <w:rFonts w:asciiTheme="majorBidi" w:hAnsiTheme="majorBidi" w:cstheme="majorBidi"/>
            <w:sz w:val="24"/>
            <w:szCs w:val="24"/>
            <w:shd w:val="clear" w:color="auto" w:fill="FFFFFF"/>
          </w:rPr>
          <w:delText xml:space="preserve">(Figure 9) However, the trend was not significant for the other two foundational species. </w:delText>
        </w:r>
      </w:del>
      <w:ins w:id="185" w:author="zenrunner" w:date="2018-04-04T16:30:00Z">
        <w:r w:rsidR="009F239E">
          <w:rPr>
            <w:rFonts w:asciiTheme="majorBidi" w:hAnsiTheme="majorBidi" w:cstheme="majorBidi"/>
            <w:sz w:val="24"/>
            <w:szCs w:val="24"/>
            <w:shd w:val="clear" w:color="auto" w:fill="FFFFFF"/>
          </w:rPr>
          <w:t xml:space="preserve">but not for the other foundation plant species (Figure Z, Table Z listing stats).  </w:t>
        </w:r>
        <w:proofErr w:type="spellStart"/>
        <w:r w:rsidR="009F239E">
          <w:rPr>
            <w:rFonts w:asciiTheme="majorBidi" w:hAnsiTheme="majorBidi" w:cstheme="majorBidi"/>
            <w:sz w:val="24"/>
            <w:szCs w:val="24"/>
            <w:shd w:val="clear" w:color="auto" w:fill="FFFFFF"/>
          </w:rPr>
          <w:t>Etc</w:t>
        </w:r>
        <w:proofErr w:type="spellEnd"/>
        <w:r w:rsidR="009F239E">
          <w:rPr>
            <w:rFonts w:asciiTheme="majorBidi" w:hAnsiTheme="majorBidi" w:cstheme="majorBidi"/>
            <w:sz w:val="24"/>
            <w:szCs w:val="24"/>
            <w:shd w:val="clear" w:color="auto" w:fill="FFFFFF"/>
          </w:rPr>
          <w:t>…</w:t>
        </w:r>
      </w:ins>
    </w:p>
    <w:p w14:paraId="2CCD8325" w14:textId="77777777" w:rsidR="00BB0DD8" w:rsidRPr="00847CC5" w:rsidRDefault="00BB0DD8" w:rsidP="00E53660">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Pr>
          <w:rFonts w:asciiTheme="majorBidi" w:eastAsia="Times New Roman" w:hAnsiTheme="majorBidi" w:cstheme="majorBidi"/>
          <w:color w:val="000000" w:themeColor="text1"/>
          <w:sz w:val="24"/>
          <w:szCs w:val="24"/>
          <w:lang w:eastAsia="en-CA"/>
        </w:rPr>
        <w:t xml:space="preserve">                      </w:t>
      </w:r>
    </w:p>
    <w:p w14:paraId="632CDA56" w14:textId="77777777"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14:paraId="4AC1026A" w14:textId="77777777"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14:paraId="698668EF" w14:textId="77777777" w:rsidR="00DB3A7C" w:rsidRDefault="00DB3A7C" w:rsidP="00847CC5">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14:paraId="64747D27"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63F22352"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5B41FF0B" w14:textId="77777777" w:rsidR="00DB3A7C" w:rsidDel="009F239E" w:rsidRDefault="00DB3A7C" w:rsidP="00CE5B68">
      <w:pPr>
        <w:shd w:val="clear" w:color="auto" w:fill="FFFFFF"/>
        <w:spacing w:after="0" w:line="240" w:lineRule="auto"/>
        <w:rPr>
          <w:del w:id="186" w:author="zenrunner" w:date="2018-04-04T16:30:00Z"/>
          <w:rFonts w:asciiTheme="majorBidi" w:eastAsia="Times New Roman" w:hAnsiTheme="majorBidi" w:cstheme="majorBidi"/>
          <w:b/>
          <w:bCs/>
          <w:color w:val="000000" w:themeColor="text1"/>
          <w:sz w:val="24"/>
          <w:szCs w:val="24"/>
          <w:lang w:eastAsia="en-CA"/>
        </w:rPr>
      </w:pPr>
    </w:p>
    <w:p w14:paraId="0DE22550" w14:textId="69A0CBCE" w:rsidR="00DB3A7C" w:rsidDel="009F239E" w:rsidRDefault="00DB3A7C" w:rsidP="00CE5B68">
      <w:pPr>
        <w:shd w:val="clear" w:color="auto" w:fill="FFFFFF"/>
        <w:spacing w:after="0" w:line="240" w:lineRule="auto"/>
        <w:rPr>
          <w:del w:id="187" w:author="zenrunner" w:date="2018-04-04T16:30:00Z"/>
          <w:rFonts w:asciiTheme="majorBidi" w:eastAsia="Times New Roman" w:hAnsiTheme="majorBidi" w:cstheme="majorBidi"/>
          <w:b/>
          <w:bCs/>
          <w:color w:val="000000" w:themeColor="text1"/>
          <w:sz w:val="24"/>
          <w:szCs w:val="24"/>
          <w:lang w:eastAsia="en-CA"/>
        </w:rPr>
      </w:pPr>
    </w:p>
    <w:p w14:paraId="37BE1926" w14:textId="58B791D3" w:rsidR="00DB3A7C" w:rsidDel="009F239E" w:rsidRDefault="00DB3A7C" w:rsidP="00CE5B68">
      <w:pPr>
        <w:shd w:val="clear" w:color="auto" w:fill="FFFFFF"/>
        <w:spacing w:after="0" w:line="240" w:lineRule="auto"/>
        <w:rPr>
          <w:del w:id="188" w:author="zenrunner" w:date="2018-04-04T16:30:00Z"/>
          <w:rFonts w:asciiTheme="majorBidi" w:eastAsia="Times New Roman" w:hAnsiTheme="majorBidi" w:cstheme="majorBidi"/>
          <w:b/>
          <w:bCs/>
          <w:color w:val="000000" w:themeColor="text1"/>
          <w:sz w:val="24"/>
          <w:szCs w:val="24"/>
          <w:lang w:eastAsia="en-CA"/>
        </w:rPr>
      </w:pPr>
    </w:p>
    <w:p w14:paraId="12D78B4B" w14:textId="15622C63" w:rsidR="00DB3A7C" w:rsidDel="009F239E" w:rsidRDefault="00DB3A7C" w:rsidP="00CE5B68">
      <w:pPr>
        <w:shd w:val="clear" w:color="auto" w:fill="FFFFFF"/>
        <w:spacing w:after="0" w:line="240" w:lineRule="auto"/>
        <w:rPr>
          <w:del w:id="189" w:author="zenrunner" w:date="2018-04-04T16:30:00Z"/>
          <w:rFonts w:asciiTheme="majorBidi" w:eastAsia="Times New Roman" w:hAnsiTheme="majorBidi" w:cstheme="majorBidi"/>
          <w:b/>
          <w:bCs/>
          <w:color w:val="000000" w:themeColor="text1"/>
          <w:sz w:val="24"/>
          <w:szCs w:val="24"/>
          <w:lang w:eastAsia="en-CA"/>
        </w:rPr>
      </w:pPr>
    </w:p>
    <w:p w14:paraId="72077078" w14:textId="25E210BF" w:rsidR="00DB3A7C" w:rsidDel="009F239E" w:rsidRDefault="00DB3A7C" w:rsidP="00FC4971">
      <w:pPr>
        <w:shd w:val="clear" w:color="auto" w:fill="FFFFFF"/>
        <w:spacing w:after="0" w:line="240" w:lineRule="auto"/>
        <w:rPr>
          <w:del w:id="190" w:author="zenrunner" w:date="2018-04-04T16:30:00Z"/>
          <w:rFonts w:asciiTheme="majorBidi" w:eastAsia="Times New Roman" w:hAnsiTheme="majorBidi" w:cstheme="majorBidi"/>
          <w:b/>
          <w:bCs/>
          <w:color w:val="000000" w:themeColor="text1"/>
          <w:sz w:val="24"/>
          <w:szCs w:val="24"/>
          <w:lang w:eastAsia="en-CA"/>
        </w:rPr>
      </w:pPr>
      <w:del w:id="191" w:author="zenrunner" w:date="2018-04-04T16:30:00Z">
        <w:r w:rsidDel="009F239E">
          <w:rPr>
            <w:rFonts w:asciiTheme="majorBidi" w:eastAsia="Times New Roman" w:hAnsiTheme="majorBidi" w:cstheme="majorBidi"/>
            <w:b/>
            <w:bCs/>
            <w:color w:val="000000" w:themeColor="text1"/>
            <w:sz w:val="24"/>
            <w:szCs w:val="24"/>
            <w:lang w:eastAsia="en-CA"/>
          </w:rPr>
          <w:delText xml:space="preserve">Results Figures </w:delText>
        </w:r>
      </w:del>
    </w:p>
    <w:p w14:paraId="22729C96" w14:textId="6CA939CA" w:rsidR="00FC4971" w:rsidDel="009F239E" w:rsidRDefault="00FC4971" w:rsidP="00FC4971">
      <w:pPr>
        <w:shd w:val="clear" w:color="auto" w:fill="FFFFFF"/>
        <w:spacing w:after="0" w:line="240" w:lineRule="auto"/>
        <w:rPr>
          <w:del w:id="192" w:author="zenrunner" w:date="2018-04-04T16:30:00Z"/>
          <w:rFonts w:asciiTheme="majorBidi" w:eastAsia="Times New Roman" w:hAnsiTheme="majorBidi" w:cstheme="majorBidi"/>
          <w:b/>
          <w:bCs/>
          <w:color w:val="000000" w:themeColor="text1"/>
          <w:sz w:val="24"/>
          <w:szCs w:val="24"/>
          <w:lang w:eastAsia="en-CA"/>
        </w:rPr>
      </w:pPr>
    </w:p>
    <w:p w14:paraId="21EDFD09" w14:textId="77777777"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4211143E" w14:textId="77777777"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24425D6D" w14:textId="77777777" w:rsidR="002B4F16" w:rsidRDefault="002B4F16"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2106DC57" w14:textId="77777777" w:rsidR="00FC4971" w:rsidRDefault="00FC4971"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1F3FC2DC" w14:textId="77777777" w:rsidR="00FC4971" w:rsidRDefault="0033520D"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r>
        <w:rPr>
          <w:rFonts w:asciiTheme="majorBidi" w:eastAsia="Times New Roman" w:hAnsiTheme="majorBidi" w:cstheme="majorBidi"/>
          <w:b/>
          <w:bCs/>
          <w:noProof/>
          <w:color w:val="000000" w:themeColor="text1"/>
          <w:sz w:val="24"/>
          <w:szCs w:val="24"/>
          <w:lang w:val="en-US"/>
        </w:rPr>
        <w:drawing>
          <wp:anchor distT="0" distB="0" distL="114300" distR="114300" simplePos="0" relativeHeight="251667456" behindDoc="0" locked="0" layoutInCell="1" allowOverlap="1" wp14:anchorId="4A012D14" wp14:editId="2A2B2B10">
            <wp:simplePos x="0" y="0"/>
            <wp:positionH relativeFrom="margin">
              <wp:align>center</wp:align>
            </wp:positionH>
            <wp:positionV relativeFrom="paragraph">
              <wp:posOffset>19050</wp:posOffset>
            </wp:positionV>
            <wp:extent cx="4724400" cy="43326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png"/>
                    <pic:cNvPicPr/>
                  </pic:nvPicPr>
                  <pic:blipFill rotWithShape="1">
                    <a:blip r:embed="rId12">
                      <a:extLst>
                        <a:ext uri="{28A0092B-C50C-407E-A947-70E740481C1C}">
                          <a14:useLocalDpi xmlns:a14="http://schemas.microsoft.com/office/drawing/2010/main" val="0"/>
                        </a:ext>
                      </a:extLst>
                    </a:blip>
                    <a:srcRect l="11858" r="10257"/>
                    <a:stretch/>
                  </pic:blipFill>
                  <pic:spPr bwMode="auto">
                    <a:xfrm>
                      <a:off x="0" y="0"/>
                      <a:ext cx="4724400" cy="4332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232FCF"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1CEE19C1" w14:textId="77777777" w:rsidR="00DB3A7C" w:rsidRDefault="00DB3A7C" w:rsidP="00FC4971">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755EB6D5"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4D9912A6"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046D3B28"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6D8320A1"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5A87BC0B"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2445E011"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27B1BF7F"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690C4460"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16A7FD88"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45B5F80A"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70F962DC"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2A5279D9"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39195146"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1B4FC34C" w14:textId="77777777" w:rsidR="00DB3A7C"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5E03FE6B" w14:textId="77777777" w:rsidR="00DB3A7C" w:rsidRPr="00CE5B68" w:rsidRDefault="00DB3A7C" w:rsidP="00CE5B68">
      <w:pPr>
        <w:shd w:val="clear" w:color="auto" w:fill="FFFFFF"/>
        <w:spacing w:after="0" w:line="240" w:lineRule="auto"/>
        <w:rPr>
          <w:rFonts w:asciiTheme="majorBidi" w:eastAsia="Times New Roman" w:hAnsiTheme="majorBidi" w:cstheme="majorBidi"/>
          <w:b/>
          <w:bCs/>
          <w:color w:val="000000" w:themeColor="text1"/>
          <w:sz w:val="24"/>
          <w:szCs w:val="24"/>
          <w:lang w:eastAsia="en-CA"/>
        </w:rPr>
      </w:pPr>
    </w:p>
    <w:p w14:paraId="5A443778" w14:textId="77777777" w:rsidR="00CE5B68" w:rsidRDefault="00CE5B68" w:rsidP="00CE5B68">
      <w:pPr>
        <w:shd w:val="clear" w:color="auto" w:fill="FFFFFF"/>
        <w:spacing w:after="0" w:line="240" w:lineRule="auto"/>
        <w:rPr>
          <w:rFonts w:ascii="Arial" w:eastAsia="Times New Roman" w:hAnsi="Arial" w:cs="Arial"/>
          <w:color w:val="000000" w:themeColor="text1"/>
          <w:sz w:val="21"/>
          <w:szCs w:val="21"/>
          <w:lang w:eastAsia="en-CA"/>
        </w:rPr>
      </w:pPr>
    </w:p>
    <w:p w14:paraId="0610E651" w14:textId="77777777" w:rsidR="00CE5B68" w:rsidRDefault="00CE5B68" w:rsidP="00CE5B68">
      <w:pPr>
        <w:shd w:val="clear" w:color="auto" w:fill="FFFFFF"/>
        <w:spacing w:after="0" w:line="240" w:lineRule="auto"/>
        <w:rPr>
          <w:rFonts w:ascii="Arial" w:eastAsia="Times New Roman" w:hAnsi="Arial" w:cs="Arial"/>
          <w:color w:val="000000" w:themeColor="text1"/>
          <w:sz w:val="21"/>
          <w:szCs w:val="21"/>
          <w:lang w:eastAsia="en-CA"/>
        </w:rPr>
      </w:pPr>
    </w:p>
    <w:p w14:paraId="51605E3B" w14:textId="77777777" w:rsidR="00FC4971" w:rsidRDefault="00FC4971" w:rsidP="00FC4971">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14:paraId="790BEF19" w14:textId="77777777" w:rsidR="00FC4971" w:rsidRDefault="00FC4971" w:rsidP="00FC4971">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p>
    <w:p w14:paraId="59E080FA" w14:textId="77777777" w:rsidR="00FC4971" w:rsidRDefault="00FC4971" w:rsidP="00FC4971">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14:paraId="14C0CA12" w14:textId="60D88C53" w:rsidR="00FC4971" w:rsidRPr="00FC4971" w:rsidRDefault="00FC4971" w:rsidP="00FC4971">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FC4971">
        <w:rPr>
          <w:rFonts w:asciiTheme="majorBidi" w:eastAsia="Times New Roman" w:hAnsiTheme="majorBidi" w:cstheme="majorBidi"/>
          <w:b/>
          <w:bCs/>
          <w:color w:val="000000" w:themeColor="text1"/>
          <w:sz w:val="24"/>
          <w:szCs w:val="24"/>
          <w:lang w:eastAsia="en-CA"/>
        </w:rPr>
        <w:t xml:space="preserve">Figure 6. </w:t>
      </w:r>
      <w:proofErr w:type="gramStart"/>
      <w:r>
        <w:rPr>
          <w:rFonts w:asciiTheme="majorBidi" w:eastAsia="Times New Roman" w:hAnsiTheme="majorBidi" w:cstheme="majorBidi"/>
          <w:color w:val="000000" w:themeColor="text1"/>
          <w:sz w:val="24"/>
          <w:szCs w:val="24"/>
          <w:lang w:eastAsia="en-CA"/>
        </w:rPr>
        <w:t xml:space="preserve">Location of the </w:t>
      </w:r>
      <w:del w:id="193" w:author="zenrunner" w:date="2018-04-04T16:30:00Z">
        <w:r w:rsidDel="001A296B">
          <w:rPr>
            <w:rFonts w:asciiTheme="majorBidi" w:eastAsia="Times New Roman" w:hAnsiTheme="majorBidi" w:cstheme="majorBidi"/>
            <w:color w:val="000000" w:themeColor="text1"/>
            <w:sz w:val="24"/>
            <w:szCs w:val="24"/>
            <w:lang w:eastAsia="en-CA"/>
          </w:rPr>
          <w:delText>study sites</w:delText>
        </w:r>
      </w:del>
      <w:ins w:id="194" w:author="zenrunner" w:date="2018-04-04T16:30:00Z">
        <w:r w:rsidR="001A296B">
          <w:rPr>
            <w:rFonts w:asciiTheme="majorBidi" w:eastAsia="Times New Roman" w:hAnsiTheme="majorBidi" w:cstheme="majorBidi"/>
            <w:color w:val="000000" w:themeColor="text1"/>
            <w:sz w:val="24"/>
            <w:szCs w:val="24"/>
            <w:lang w:eastAsia="en-CA"/>
          </w:rPr>
          <w:t>camera trapping research done</w:t>
        </w:r>
      </w:ins>
      <w:r>
        <w:rPr>
          <w:rFonts w:asciiTheme="majorBidi" w:eastAsia="Times New Roman" w:hAnsiTheme="majorBidi" w:cstheme="majorBidi"/>
          <w:color w:val="000000" w:themeColor="text1"/>
          <w:sz w:val="24"/>
          <w:szCs w:val="24"/>
          <w:lang w:eastAsia="en-CA"/>
        </w:rPr>
        <w:t xml:space="preserve"> at the Mojave National Preserve </w:t>
      </w:r>
      <w:del w:id="195" w:author="zenrunner" w:date="2018-04-04T16:30:00Z">
        <w:r w:rsidDel="001A296B">
          <w:rPr>
            <w:rFonts w:asciiTheme="majorBidi" w:eastAsia="Times New Roman" w:hAnsiTheme="majorBidi" w:cstheme="majorBidi"/>
            <w:color w:val="000000" w:themeColor="text1"/>
            <w:sz w:val="24"/>
            <w:szCs w:val="24"/>
            <w:lang w:eastAsia="en-CA"/>
          </w:rPr>
          <w:delText>(longitude -115, latitude 34)</w:delText>
        </w:r>
      </w:del>
      <w:r>
        <w:rPr>
          <w:rFonts w:asciiTheme="majorBidi" w:eastAsia="Times New Roman" w:hAnsiTheme="majorBidi" w:cstheme="majorBidi"/>
          <w:color w:val="000000" w:themeColor="text1"/>
          <w:sz w:val="24"/>
          <w:szCs w:val="24"/>
          <w:lang w:eastAsia="en-CA"/>
        </w:rPr>
        <w:t xml:space="preserve"> and the Carrizo National Monument </w:t>
      </w:r>
      <w:del w:id="196" w:author="zenrunner" w:date="2018-04-04T16:31:00Z">
        <w:r w:rsidDel="001A296B">
          <w:rPr>
            <w:rFonts w:asciiTheme="majorBidi" w:eastAsia="Times New Roman" w:hAnsiTheme="majorBidi" w:cstheme="majorBidi"/>
            <w:color w:val="000000" w:themeColor="text1"/>
            <w:sz w:val="24"/>
            <w:szCs w:val="24"/>
            <w:lang w:eastAsia="en-CA"/>
          </w:rPr>
          <w:delText>(</w:delText>
        </w:r>
        <w:r w:rsidDel="001A296B">
          <w:rPr>
            <w:rFonts w:asciiTheme="majorBidi" w:hAnsiTheme="majorBidi" w:cstheme="majorBidi"/>
            <w:color w:val="000000" w:themeColor="text1"/>
            <w:sz w:val="24"/>
            <w:szCs w:val="24"/>
          </w:rPr>
          <w:delText>longitude -118, latitude 35)</w:delText>
        </w:r>
        <w:r w:rsidDel="001A296B">
          <w:rPr>
            <w:rFonts w:asciiTheme="majorBidi" w:eastAsia="Times New Roman" w:hAnsiTheme="majorBidi" w:cstheme="majorBidi"/>
            <w:color w:val="000000" w:themeColor="text1"/>
            <w:sz w:val="24"/>
            <w:szCs w:val="24"/>
            <w:lang w:eastAsia="en-CA"/>
          </w:rPr>
          <w:delText xml:space="preserve"> mapped</w:delText>
        </w:r>
        <w:r w:rsidR="002B4F16" w:rsidDel="001A296B">
          <w:rPr>
            <w:rFonts w:asciiTheme="majorBidi" w:eastAsia="Times New Roman" w:hAnsiTheme="majorBidi" w:cstheme="majorBidi"/>
            <w:color w:val="000000" w:themeColor="text1"/>
            <w:sz w:val="24"/>
            <w:szCs w:val="24"/>
            <w:lang w:eastAsia="en-CA"/>
          </w:rPr>
          <w:delText>-</w:delText>
        </w:r>
        <w:r w:rsidDel="001A296B">
          <w:rPr>
            <w:rFonts w:asciiTheme="majorBidi" w:eastAsia="Times New Roman" w:hAnsiTheme="majorBidi" w:cstheme="majorBidi"/>
            <w:color w:val="000000" w:themeColor="text1"/>
            <w:sz w:val="24"/>
            <w:szCs w:val="24"/>
            <w:lang w:eastAsia="en-CA"/>
          </w:rPr>
          <w:delText>out on the state of California.</w:delText>
        </w:r>
      </w:del>
      <w:ins w:id="197" w:author="zenrunner" w:date="2018-04-04T16:31:00Z">
        <w:r w:rsidR="001A296B">
          <w:rPr>
            <w:rFonts w:asciiTheme="majorBidi" w:eastAsia="Times New Roman" w:hAnsiTheme="majorBidi" w:cstheme="majorBidi"/>
            <w:color w:val="000000" w:themeColor="text1"/>
            <w:sz w:val="24"/>
            <w:szCs w:val="24"/>
            <w:lang w:eastAsia="en-CA"/>
          </w:rPr>
          <w:t>in the growing season of 2017.</w:t>
        </w:r>
      </w:ins>
      <w:proofErr w:type="gramEnd"/>
      <w:r>
        <w:rPr>
          <w:rFonts w:asciiTheme="majorBidi" w:eastAsia="Times New Roman" w:hAnsiTheme="majorBidi" w:cstheme="majorBidi"/>
          <w:color w:val="000000" w:themeColor="text1"/>
          <w:sz w:val="24"/>
          <w:szCs w:val="24"/>
          <w:lang w:eastAsia="en-CA"/>
        </w:rPr>
        <w:t xml:space="preserve"> </w:t>
      </w:r>
    </w:p>
    <w:p w14:paraId="4314C072" w14:textId="77777777" w:rsidR="00B60B53" w:rsidRDefault="00B60B53" w:rsidP="00B60B53">
      <w:pPr>
        <w:shd w:val="clear" w:color="auto" w:fill="FFFFFF"/>
        <w:spacing w:after="0" w:line="240" w:lineRule="auto"/>
        <w:jc w:val="center"/>
        <w:rPr>
          <w:rFonts w:ascii="Arial" w:eastAsia="Times New Roman" w:hAnsi="Arial" w:cs="Arial"/>
          <w:color w:val="000000" w:themeColor="text1"/>
          <w:sz w:val="21"/>
          <w:szCs w:val="21"/>
          <w:lang w:eastAsia="en-CA"/>
        </w:rPr>
      </w:pPr>
    </w:p>
    <w:p w14:paraId="0E27C031" w14:textId="77777777" w:rsidR="00B60B53" w:rsidRPr="003D7008" w:rsidRDefault="00B60B53" w:rsidP="003E6BAC">
      <w:pPr>
        <w:shd w:val="clear" w:color="auto" w:fill="FFFFFF"/>
        <w:spacing w:after="0" w:line="240" w:lineRule="auto"/>
        <w:rPr>
          <w:rFonts w:ascii="Arial" w:eastAsia="Times New Roman" w:hAnsi="Arial" w:cs="Arial"/>
          <w:color w:val="000000" w:themeColor="text1"/>
          <w:sz w:val="21"/>
          <w:szCs w:val="21"/>
          <w:lang w:eastAsia="en-CA"/>
        </w:rPr>
      </w:pPr>
    </w:p>
    <w:p w14:paraId="2604C50F" w14:textId="77777777" w:rsidR="00D41C7B" w:rsidRDefault="00D41C7B" w:rsidP="003E6BAC">
      <w:pPr>
        <w:shd w:val="clear" w:color="auto" w:fill="FFFFFF"/>
        <w:spacing w:after="0" w:line="240" w:lineRule="auto"/>
        <w:rPr>
          <w:rFonts w:ascii="Arial" w:eastAsia="Times New Roman" w:hAnsi="Arial" w:cs="Arial"/>
          <w:color w:val="000000" w:themeColor="text1"/>
          <w:sz w:val="21"/>
          <w:szCs w:val="21"/>
          <w:lang w:eastAsia="en-CA"/>
        </w:rPr>
      </w:pPr>
    </w:p>
    <w:p w14:paraId="20089F3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5D03DB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20DBAB2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2642010A"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4D2E9880"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F9D455D" w14:textId="77777777" w:rsidR="002B4F16" w:rsidRDefault="00143986" w:rsidP="003E6BAC">
      <w:pPr>
        <w:shd w:val="clear" w:color="auto" w:fill="FFFFFF"/>
        <w:spacing w:after="0" w:line="240" w:lineRule="auto"/>
        <w:rPr>
          <w:rFonts w:ascii="Arial" w:eastAsia="Times New Roman" w:hAnsi="Arial" w:cs="Arial"/>
          <w:color w:val="000000" w:themeColor="text1"/>
          <w:sz w:val="21"/>
          <w:szCs w:val="21"/>
          <w:lang w:eastAsia="en-CA"/>
        </w:rPr>
      </w:pPr>
      <w:r>
        <w:rPr>
          <w:rFonts w:asciiTheme="majorBidi" w:eastAsia="Times New Roman" w:hAnsiTheme="majorBidi" w:cstheme="majorBidi"/>
          <w:b/>
          <w:bCs/>
          <w:noProof/>
          <w:color w:val="000000" w:themeColor="text1"/>
          <w:sz w:val="24"/>
          <w:szCs w:val="24"/>
          <w:lang w:val="en-US"/>
        </w:rPr>
        <w:drawing>
          <wp:anchor distT="0" distB="0" distL="114300" distR="114300" simplePos="0" relativeHeight="251666432" behindDoc="0" locked="0" layoutInCell="1" allowOverlap="1" wp14:anchorId="551FD3A3" wp14:editId="4106F15A">
            <wp:simplePos x="0" y="0"/>
            <wp:positionH relativeFrom="margin">
              <wp:align>right</wp:align>
            </wp:positionH>
            <wp:positionV relativeFrom="paragraph">
              <wp:posOffset>6350</wp:posOffset>
            </wp:positionV>
            <wp:extent cx="5640070" cy="40278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40070" cy="4027805"/>
                    </a:xfrm>
                    <a:prstGeom prst="rect">
                      <a:avLst/>
                    </a:prstGeom>
                  </pic:spPr>
                </pic:pic>
              </a:graphicData>
            </a:graphic>
            <wp14:sizeRelH relativeFrom="margin">
              <wp14:pctWidth>0</wp14:pctWidth>
            </wp14:sizeRelH>
            <wp14:sizeRelV relativeFrom="margin">
              <wp14:pctHeight>0</wp14:pctHeight>
            </wp14:sizeRelV>
          </wp:anchor>
        </w:drawing>
      </w:r>
    </w:p>
    <w:p w14:paraId="1F7AB29D" w14:textId="69CDC641" w:rsidR="0033520D" w:rsidRDefault="00FC4971" w:rsidP="00B02CA9">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FC4971">
        <w:rPr>
          <w:rFonts w:asciiTheme="majorBidi" w:eastAsia="Times New Roman" w:hAnsiTheme="majorBidi" w:cstheme="majorBidi"/>
          <w:b/>
          <w:bCs/>
          <w:color w:val="000000" w:themeColor="text1"/>
          <w:sz w:val="24"/>
          <w:szCs w:val="24"/>
          <w:lang w:eastAsia="en-CA"/>
        </w:rPr>
        <w:t xml:space="preserve">Figure 7. </w:t>
      </w:r>
      <w:r>
        <w:rPr>
          <w:rFonts w:asciiTheme="majorBidi" w:eastAsia="Times New Roman" w:hAnsiTheme="majorBidi" w:cstheme="majorBidi"/>
          <w:color w:val="000000" w:themeColor="text1"/>
          <w:sz w:val="24"/>
          <w:szCs w:val="24"/>
          <w:lang w:eastAsia="en-CA"/>
        </w:rPr>
        <w:t xml:space="preserve">Smoothed density estimate plots </w:t>
      </w:r>
      <w:r w:rsidR="002B4F16">
        <w:rPr>
          <w:rFonts w:asciiTheme="majorBidi" w:eastAsia="Times New Roman" w:hAnsiTheme="majorBidi" w:cstheme="majorBidi"/>
          <w:color w:val="000000" w:themeColor="text1"/>
          <w:sz w:val="24"/>
          <w:szCs w:val="24"/>
          <w:lang w:eastAsia="en-CA"/>
        </w:rPr>
        <w:t xml:space="preserve">for size of foundational species buckhorn, </w:t>
      </w:r>
      <w:proofErr w:type="spellStart"/>
      <w:r w:rsidR="002B4F16">
        <w:rPr>
          <w:rFonts w:asciiTheme="majorBidi" w:eastAsia="Times New Roman" w:hAnsiTheme="majorBidi" w:cstheme="majorBidi"/>
          <w:color w:val="000000" w:themeColor="text1"/>
          <w:sz w:val="24"/>
          <w:szCs w:val="24"/>
          <w:lang w:eastAsia="en-CA"/>
        </w:rPr>
        <w:t>Larrea</w:t>
      </w:r>
      <w:proofErr w:type="spellEnd"/>
      <w:r w:rsidR="002B4F16">
        <w:rPr>
          <w:rFonts w:asciiTheme="majorBidi" w:eastAsia="Times New Roman" w:hAnsiTheme="majorBidi" w:cstheme="majorBidi"/>
          <w:color w:val="000000" w:themeColor="text1"/>
          <w:sz w:val="24"/>
          <w:szCs w:val="24"/>
          <w:lang w:eastAsia="en-CA"/>
        </w:rPr>
        <w:t xml:space="preserve">, and </w:t>
      </w:r>
      <w:r w:rsidR="002B4F16">
        <w:rPr>
          <w:rFonts w:asciiTheme="majorBidi" w:eastAsia="Times New Roman" w:hAnsiTheme="majorBidi" w:cstheme="majorBidi"/>
          <w:i/>
          <w:iCs/>
          <w:color w:val="000000" w:themeColor="text1"/>
          <w:sz w:val="24"/>
          <w:szCs w:val="24"/>
          <w:lang w:eastAsia="en-CA"/>
        </w:rPr>
        <w:t xml:space="preserve">E. </w:t>
      </w:r>
      <w:proofErr w:type="spellStart"/>
      <w:r w:rsidR="002B4F16">
        <w:rPr>
          <w:rFonts w:asciiTheme="majorBidi" w:eastAsia="Times New Roman" w:hAnsiTheme="majorBidi" w:cstheme="majorBidi"/>
          <w:i/>
          <w:iCs/>
          <w:color w:val="000000" w:themeColor="text1"/>
          <w:sz w:val="24"/>
          <w:szCs w:val="24"/>
          <w:lang w:eastAsia="en-CA"/>
        </w:rPr>
        <w:t>californica</w:t>
      </w:r>
      <w:proofErr w:type="spellEnd"/>
      <w:r w:rsidR="002B4F16">
        <w:rPr>
          <w:rFonts w:asciiTheme="majorBidi" w:eastAsia="Times New Roman" w:hAnsiTheme="majorBidi" w:cstheme="majorBidi"/>
          <w:i/>
          <w:iCs/>
          <w:color w:val="000000" w:themeColor="text1"/>
          <w:sz w:val="24"/>
          <w:szCs w:val="24"/>
          <w:lang w:eastAsia="en-CA"/>
        </w:rPr>
        <w:t xml:space="preserve">. </w:t>
      </w:r>
      <w:r w:rsidR="002B4F16">
        <w:rPr>
          <w:rFonts w:asciiTheme="majorBidi" w:eastAsia="Times New Roman" w:hAnsiTheme="majorBidi" w:cstheme="majorBidi"/>
          <w:color w:val="000000" w:themeColor="text1"/>
          <w:sz w:val="24"/>
          <w:szCs w:val="24"/>
          <w:lang w:eastAsia="en-CA"/>
        </w:rPr>
        <w:t xml:space="preserve">Volume was calculated using height and width measures, where height is the </w:t>
      </w:r>
      <w:r w:rsidR="002B4F16">
        <w:rPr>
          <w:rFonts w:asciiTheme="majorBidi" w:eastAsia="Times New Roman" w:hAnsiTheme="majorBidi" w:cstheme="majorBidi"/>
          <w:color w:val="000000" w:themeColor="text1"/>
          <w:sz w:val="24"/>
          <w:szCs w:val="24"/>
          <w:lang w:eastAsia="en-CA"/>
        </w:rPr>
        <w:lastRenderedPageBreak/>
        <w:t>highest vertical living stem of a given shrub. The frequency estimate demonstrates the probability of those measures occurring at a given volume on</w:t>
      </w:r>
      <w:r w:rsidR="00B02CA9">
        <w:rPr>
          <w:rFonts w:asciiTheme="majorBidi" w:eastAsia="Times New Roman" w:hAnsiTheme="majorBidi" w:cstheme="majorBidi"/>
          <w:color w:val="000000" w:themeColor="text1"/>
          <w:sz w:val="24"/>
          <w:szCs w:val="24"/>
          <w:lang w:eastAsia="en-CA"/>
        </w:rPr>
        <w:t xml:space="preserve"> the x-axis.</w:t>
      </w:r>
      <w:ins w:id="198" w:author="zenrunner" w:date="2018-04-04T16:31:00Z">
        <w:r w:rsidR="00671C73">
          <w:rPr>
            <w:rFonts w:asciiTheme="majorBidi" w:eastAsia="Times New Roman" w:hAnsiTheme="majorBidi" w:cstheme="majorBidi"/>
            <w:color w:val="000000" w:themeColor="text1"/>
            <w:sz w:val="24"/>
            <w:szCs w:val="24"/>
            <w:lang w:eastAsia="en-CA"/>
          </w:rPr>
          <w:t xml:space="preserve"> Great.</w:t>
        </w:r>
      </w:ins>
    </w:p>
    <w:p w14:paraId="412302DB" w14:textId="77777777" w:rsidR="00B02CA9" w:rsidRDefault="00B02CA9" w:rsidP="00B02CA9">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p>
    <w:p w14:paraId="773172E2" w14:textId="77777777" w:rsidR="0033520D" w:rsidRPr="002B4F16" w:rsidRDefault="0033520D" w:rsidP="002B4F16">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33520D">
        <w:rPr>
          <w:rFonts w:asciiTheme="majorBidi" w:eastAsia="Times New Roman" w:hAnsiTheme="majorBidi" w:cstheme="majorBidi"/>
          <w:b/>
          <w:bCs/>
          <w:color w:val="000000" w:themeColor="text1"/>
          <w:sz w:val="24"/>
          <w:szCs w:val="24"/>
          <w:lang w:eastAsia="en-CA"/>
        </w:rPr>
        <w:t>Table 5.</w:t>
      </w:r>
      <w:r>
        <w:rPr>
          <w:rFonts w:asciiTheme="majorBidi" w:eastAsia="Times New Roman" w:hAnsiTheme="majorBidi" w:cstheme="majorBidi"/>
          <w:color w:val="000000" w:themeColor="text1"/>
          <w:sz w:val="24"/>
          <w:szCs w:val="24"/>
          <w:lang w:eastAsia="en-CA"/>
        </w:rPr>
        <w:t xml:space="preserve"> </w:t>
      </w:r>
      <w:proofErr w:type="gramStart"/>
      <w:r>
        <w:rPr>
          <w:rFonts w:asciiTheme="majorBidi" w:eastAsia="Times New Roman" w:hAnsiTheme="majorBidi" w:cstheme="majorBidi"/>
          <w:color w:val="000000" w:themeColor="text1"/>
          <w:sz w:val="24"/>
          <w:szCs w:val="24"/>
          <w:lang w:eastAsia="en-CA"/>
        </w:rPr>
        <w:t>Analysis of deviance between microsites</w:t>
      </w:r>
      <w:r w:rsidR="00B02CA9">
        <w:rPr>
          <w:rFonts w:asciiTheme="majorBidi" w:eastAsia="Times New Roman" w:hAnsiTheme="majorBidi" w:cstheme="majorBidi"/>
          <w:color w:val="000000" w:themeColor="text1"/>
          <w:sz w:val="24"/>
          <w:szCs w:val="24"/>
          <w:lang w:eastAsia="en-CA"/>
        </w:rPr>
        <w:t xml:space="preserve"> using means of size.</w:t>
      </w:r>
      <w:proofErr w:type="gramEnd"/>
      <w:del w:id="199" w:author="zenrunner" w:date="2018-04-04T16:31:00Z">
        <w:r w:rsidDel="00671C73">
          <w:rPr>
            <w:rFonts w:asciiTheme="majorBidi" w:eastAsia="Times New Roman" w:hAnsiTheme="majorBidi" w:cstheme="majorBidi"/>
            <w:color w:val="000000" w:themeColor="text1"/>
            <w:sz w:val="24"/>
            <w:szCs w:val="24"/>
            <w:lang w:eastAsia="en-CA"/>
          </w:rPr>
          <w:delText xml:space="preserve">.  </w:delText>
        </w:r>
      </w:del>
    </w:p>
    <w:tbl>
      <w:tblPr>
        <w:tblStyle w:val="TableGrid"/>
        <w:tblW w:w="0" w:type="auto"/>
        <w:tblLook w:val="04A0" w:firstRow="1" w:lastRow="0" w:firstColumn="1" w:lastColumn="0" w:noHBand="0" w:noVBand="1"/>
      </w:tblPr>
      <w:tblGrid>
        <w:gridCol w:w="3539"/>
        <w:gridCol w:w="1985"/>
        <w:gridCol w:w="1984"/>
        <w:gridCol w:w="1842"/>
      </w:tblGrid>
      <w:tr w:rsidR="00143986" w14:paraId="3C616813" w14:textId="77777777" w:rsidTr="0033520D">
        <w:tc>
          <w:tcPr>
            <w:tcW w:w="3539" w:type="dxa"/>
            <w:shd w:val="clear" w:color="auto" w:fill="D0CECE" w:themeFill="background2" w:themeFillShade="E6"/>
          </w:tcPr>
          <w:p w14:paraId="3F113473" w14:textId="77777777"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Contrast</w:t>
            </w:r>
          </w:p>
        </w:tc>
        <w:tc>
          <w:tcPr>
            <w:tcW w:w="1985" w:type="dxa"/>
            <w:shd w:val="clear" w:color="auto" w:fill="D0CECE" w:themeFill="background2" w:themeFillShade="E6"/>
          </w:tcPr>
          <w:p w14:paraId="1215EC6F" w14:textId="77777777" w:rsidR="00143986" w:rsidRPr="00143986" w:rsidRDefault="00143986" w:rsidP="00143986">
            <w:pPr>
              <w:jc w:val="center"/>
              <w:rPr>
                <w:rFonts w:asciiTheme="majorBidi" w:eastAsia="Times New Roman" w:hAnsiTheme="majorBidi" w:cstheme="majorBidi"/>
                <w:b/>
                <w:bCs/>
                <w:color w:val="000000" w:themeColor="text1"/>
                <w:lang w:eastAsia="en-CA"/>
              </w:rPr>
            </w:pPr>
            <w:r w:rsidRPr="00143986">
              <w:rPr>
                <w:rFonts w:asciiTheme="majorBidi" w:eastAsia="Times New Roman" w:hAnsiTheme="majorBidi" w:cstheme="majorBidi"/>
                <w:b/>
                <w:bCs/>
                <w:color w:val="000000" w:themeColor="text1"/>
                <w:lang w:eastAsia="en-CA"/>
              </w:rPr>
              <w:t>SE</w:t>
            </w:r>
          </w:p>
        </w:tc>
        <w:tc>
          <w:tcPr>
            <w:tcW w:w="1984" w:type="dxa"/>
            <w:shd w:val="clear" w:color="auto" w:fill="D0CECE" w:themeFill="background2" w:themeFillShade="E6"/>
          </w:tcPr>
          <w:p w14:paraId="6E1C0AD4" w14:textId="77777777" w:rsidR="00143986" w:rsidRPr="00143986" w:rsidRDefault="00143986" w:rsidP="00143986">
            <w:pPr>
              <w:jc w:val="center"/>
              <w:rPr>
                <w:rFonts w:asciiTheme="majorBidi" w:eastAsia="Times New Roman" w:hAnsiTheme="majorBidi" w:cstheme="majorBidi"/>
                <w:b/>
                <w:bCs/>
                <w:color w:val="000000" w:themeColor="text1"/>
                <w:lang w:eastAsia="en-CA"/>
              </w:rPr>
            </w:pPr>
            <w:proofErr w:type="gramStart"/>
            <w:r w:rsidRPr="00143986">
              <w:rPr>
                <w:rFonts w:asciiTheme="majorBidi" w:eastAsia="Times New Roman" w:hAnsiTheme="majorBidi" w:cstheme="majorBidi"/>
                <w:b/>
                <w:bCs/>
                <w:color w:val="000000" w:themeColor="text1"/>
                <w:lang w:eastAsia="en-CA"/>
              </w:rPr>
              <w:t>z</w:t>
            </w:r>
            <w:proofErr w:type="gramEnd"/>
            <w:r w:rsidRPr="00143986">
              <w:rPr>
                <w:rFonts w:asciiTheme="majorBidi" w:eastAsia="Times New Roman" w:hAnsiTheme="majorBidi" w:cstheme="majorBidi"/>
                <w:b/>
                <w:bCs/>
                <w:color w:val="000000" w:themeColor="text1"/>
                <w:lang w:eastAsia="en-CA"/>
              </w:rPr>
              <w:t>-ratio</w:t>
            </w:r>
          </w:p>
        </w:tc>
        <w:tc>
          <w:tcPr>
            <w:tcW w:w="1842" w:type="dxa"/>
            <w:shd w:val="clear" w:color="auto" w:fill="D0CECE" w:themeFill="background2" w:themeFillShade="E6"/>
          </w:tcPr>
          <w:p w14:paraId="44D8632C" w14:textId="77777777" w:rsidR="00143986" w:rsidRPr="00143986" w:rsidRDefault="00143986" w:rsidP="00143986">
            <w:pPr>
              <w:jc w:val="center"/>
              <w:rPr>
                <w:rFonts w:asciiTheme="majorBidi" w:eastAsia="Times New Roman" w:hAnsiTheme="majorBidi" w:cstheme="majorBidi"/>
                <w:b/>
                <w:bCs/>
                <w:color w:val="000000" w:themeColor="text1"/>
                <w:lang w:eastAsia="en-CA"/>
              </w:rPr>
            </w:pPr>
            <w:proofErr w:type="gramStart"/>
            <w:r w:rsidRPr="00143986">
              <w:rPr>
                <w:rFonts w:asciiTheme="majorBidi" w:eastAsia="Times New Roman" w:hAnsiTheme="majorBidi" w:cstheme="majorBidi"/>
                <w:b/>
                <w:bCs/>
                <w:color w:val="000000" w:themeColor="text1"/>
                <w:lang w:eastAsia="en-CA"/>
              </w:rPr>
              <w:t>p</w:t>
            </w:r>
            <w:proofErr w:type="gramEnd"/>
            <w:r w:rsidRPr="00143986">
              <w:rPr>
                <w:rFonts w:asciiTheme="majorBidi" w:eastAsia="Times New Roman" w:hAnsiTheme="majorBidi" w:cstheme="majorBidi"/>
                <w:b/>
                <w:bCs/>
                <w:color w:val="000000" w:themeColor="text1"/>
                <w:lang w:eastAsia="en-CA"/>
              </w:rPr>
              <w:t>-value</w:t>
            </w:r>
          </w:p>
        </w:tc>
      </w:tr>
      <w:tr w:rsidR="00143986" w14:paraId="3936C12C" w14:textId="77777777" w:rsidTr="00143986">
        <w:tc>
          <w:tcPr>
            <w:tcW w:w="3539" w:type="dxa"/>
          </w:tcPr>
          <w:p w14:paraId="7FE2799D" w14:textId="77777777"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Buckhorn-Ephedra</w:t>
            </w:r>
          </w:p>
        </w:tc>
        <w:tc>
          <w:tcPr>
            <w:tcW w:w="1985" w:type="dxa"/>
          </w:tcPr>
          <w:p w14:paraId="2E607EA3"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0.549</w:t>
            </w:r>
          </w:p>
        </w:tc>
        <w:tc>
          <w:tcPr>
            <w:tcW w:w="1984" w:type="dxa"/>
          </w:tcPr>
          <w:p w14:paraId="46E6FDC5"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3.399</w:t>
            </w:r>
          </w:p>
        </w:tc>
        <w:tc>
          <w:tcPr>
            <w:tcW w:w="1842" w:type="dxa"/>
          </w:tcPr>
          <w:p w14:paraId="26A23E24"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0.0038</w:t>
            </w:r>
          </w:p>
        </w:tc>
      </w:tr>
      <w:tr w:rsidR="00143986" w14:paraId="6C6DC550" w14:textId="77777777" w:rsidTr="00143986">
        <w:tc>
          <w:tcPr>
            <w:tcW w:w="3539" w:type="dxa"/>
          </w:tcPr>
          <w:p w14:paraId="049D8383" w14:textId="77777777"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w:t>
            </w:r>
            <w:proofErr w:type="spellStart"/>
            <w:r w:rsidRPr="00143986">
              <w:rPr>
                <w:rFonts w:asciiTheme="majorBidi" w:eastAsia="Times New Roman" w:hAnsiTheme="majorBidi" w:cstheme="majorBidi"/>
                <w:color w:val="000000" w:themeColor="text1"/>
                <w:lang w:eastAsia="en-CA"/>
              </w:rPr>
              <w:t>Larrea</w:t>
            </w:r>
            <w:proofErr w:type="spellEnd"/>
          </w:p>
        </w:tc>
        <w:tc>
          <w:tcPr>
            <w:tcW w:w="1985" w:type="dxa"/>
          </w:tcPr>
          <w:p w14:paraId="29CAF9DB"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0.445</w:t>
            </w:r>
          </w:p>
        </w:tc>
        <w:tc>
          <w:tcPr>
            <w:tcW w:w="1984" w:type="dxa"/>
          </w:tcPr>
          <w:p w14:paraId="6AE0020D"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2.644</w:t>
            </w:r>
          </w:p>
        </w:tc>
        <w:tc>
          <w:tcPr>
            <w:tcW w:w="1842" w:type="dxa"/>
          </w:tcPr>
          <w:p w14:paraId="2EBB8F1B"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0.0409</w:t>
            </w:r>
          </w:p>
        </w:tc>
      </w:tr>
      <w:tr w:rsidR="00143986" w14:paraId="59EC00D2" w14:textId="77777777" w:rsidTr="00143986">
        <w:tc>
          <w:tcPr>
            <w:tcW w:w="3539" w:type="dxa"/>
          </w:tcPr>
          <w:p w14:paraId="4A378B58" w14:textId="77777777"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Buckhorn-Open</w:t>
            </w:r>
          </w:p>
        </w:tc>
        <w:tc>
          <w:tcPr>
            <w:tcW w:w="1985" w:type="dxa"/>
          </w:tcPr>
          <w:p w14:paraId="4FE97D6B"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0.313</w:t>
            </w:r>
          </w:p>
        </w:tc>
        <w:tc>
          <w:tcPr>
            <w:tcW w:w="1984" w:type="dxa"/>
          </w:tcPr>
          <w:p w14:paraId="4B7D5287"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0.817</w:t>
            </w:r>
          </w:p>
        </w:tc>
        <w:tc>
          <w:tcPr>
            <w:tcW w:w="1842" w:type="dxa"/>
          </w:tcPr>
          <w:p w14:paraId="21D3EB06"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0.8466</w:t>
            </w:r>
          </w:p>
        </w:tc>
      </w:tr>
      <w:tr w:rsidR="00143986" w14:paraId="65270556" w14:textId="77777777" w:rsidTr="00143986">
        <w:tc>
          <w:tcPr>
            <w:tcW w:w="3539" w:type="dxa"/>
          </w:tcPr>
          <w:p w14:paraId="4DE8689B" w14:textId="77777777"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w:t>
            </w:r>
            <w:proofErr w:type="spellStart"/>
            <w:r w:rsidRPr="00143986">
              <w:rPr>
                <w:rFonts w:asciiTheme="majorBidi" w:eastAsia="Times New Roman" w:hAnsiTheme="majorBidi" w:cstheme="majorBidi"/>
                <w:color w:val="000000" w:themeColor="text1"/>
                <w:lang w:eastAsia="en-CA"/>
              </w:rPr>
              <w:t>Larrea</w:t>
            </w:r>
            <w:proofErr w:type="spellEnd"/>
          </w:p>
        </w:tc>
        <w:tc>
          <w:tcPr>
            <w:tcW w:w="1985" w:type="dxa"/>
          </w:tcPr>
          <w:p w14:paraId="6801E6DC"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0.629</w:t>
            </w:r>
          </w:p>
        </w:tc>
        <w:tc>
          <w:tcPr>
            <w:tcW w:w="1984" w:type="dxa"/>
          </w:tcPr>
          <w:p w14:paraId="2C027CFC"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-1.098</w:t>
            </w:r>
          </w:p>
        </w:tc>
        <w:tc>
          <w:tcPr>
            <w:tcW w:w="1842" w:type="dxa"/>
          </w:tcPr>
          <w:p w14:paraId="76819B12"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0.6910</w:t>
            </w:r>
          </w:p>
        </w:tc>
      </w:tr>
      <w:tr w:rsidR="00143986" w14:paraId="2EB17CC8" w14:textId="77777777" w:rsidTr="00143986">
        <w:tc>
          <w:tcPr>
            <w:tcW w:w="3539" w:type="dxa"/>
          </w:tcPr>
          <w:p w14:paraId="2504A191" w14:textId="77777777" w:rsidR="00143986" w:rsidRPr="00143986" w:rsidRDefault="00143986" w:rsidP="00143986">
            <w:pPr>
              <w:jc w:val="center"/>
              <w:rPr>
                <w:rFonts w:asciiTheme="majorBidi" w:eastAsia="Times New Roman" w:hAnsiTheme="majorBidi" w:cstheme="majorBidi"/>
                <w:color w:val="000000" w:themeColor="text1"/>
                <w:lang w:eastAsia="en-CA"/>
              </w:rPr>
            </w:pPr>
            <w:r w:rsidRPr="00143986">
              <w:rPr>
                <w:rFonts w:asciiTheme="majorBidi" w:eastAsia="Times New Roman" w:hAnsiTheme="majorBidi" w:cstheme="majorBidi"/>
                <w:color w:val="000000" w:themeColor="text1"/>
                <w:lang w:eastAsia="en-CA"/>
              </w:rPr>
              <w:t>Ephedra-Open</w:t>
            </w:r>
          </w:p>
        </w:tc>
        <w:tc>
          <w:tcPr>
            <w:tcW w:w="1985" w:type="dxa"/>
          </w:tcPr>
          <w:p w14:paraId="3DB6EBAD"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0.544</w:t>
            </w:r>
          </w:p>
        </w:tc>
        <w:tc>
          <w:tcPr>
            <w:tcW w:w="1984" w:type="dxa"/>
          </w:tcPr>
          <w:p w14:paraId="2D7C27F0"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-2.957</w:t>
            </w:r>
          </w:p>
        </w:tc>
        <w:tc>
          <w:tcPr>
            <w:tcW w:w="1842" w:type="dxa"/>
          </w:tcPr>
          <w:p w14:paraId="0F14DEBC"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0.0164</w:t>
            </w:r>
          </w:p>
        </w:tc>
      </w:tr>
      <w:tr w:rsidR="00143986" w14:paraId="3896D89D" w14:textId="77777777" w:rsidTr="00143986">
        <w:tc>
          <w:tcPr>
            <w:tcW w:w="3539" w:type="dxa"/>
          </w:tcPr>
          <w:p w14:paraId="6A0CDE1E" w14:textId="77777777" w:rsidR="00143986" w:rsidRPr="00143986" w:rsidRDefault="00143986" w:rsidP="00143986">
            <w:pPr>
              <w:jc w:val="center"/>
              <w:rPr>
                <w:rFonts w:asciiTheme="majorBidi" w:eastAsia="Times New Roman" w:hAnsiTheme="majorBidi" w:cstheme="majorBidi"/>
                <w:color w:val="000000" w:themeColor="text1"/>
                <w:lang w:eastAsia="en-CA"/>
              </w:rPr>
            </w:pPr>
            <w:proofErr w:type="spellStart"/>
            <w:r w:rsidRPr="00143986">
              <w:rPr>
                <w:rFonts w:asciiTheme="majorBidi" w:eastAsia="Times New Roman" w:hAnsiTheme="majorBidi" w:cstheme="majorBidi"/>
                <w:color w:val="000000" w:themeColor="text1"/>
                <w:lang w:eastAsia="en-CA"/>
              </w:rPr>
              <w:t>Larrea</w:t>
            </w:r>
            <w:proofErr w:type="spellEnd"/>
            <w:r w:rsidRPr="00143986">
              <w:rPr>
                <w:rFonts w:asciiTheme="majorBidi" w:eastAsia="Times New Roman" w:hAnsiTheme="majorBidi" w:cstheme="majorBidi"/>
                <w:color w:val="000000" w:themeColor="text1"/>
                <w:lang w:eastAsia="en-CA"/>
              </w:rPr>
              <w:t>-Open</w:t>
            </w:r>
          </w:p>
        </w:tc>
        <w:tc>
          <w:tcPr>
            <w:tcW w:w="1985" w:type="dxa"/>
          </w:tcPr>
          <w:p w14:paraId="0AB22075"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0.439</w:t>
            </w:r>
          </w:p>
        </w:tc>
        <w:tc>
          <w:tcPr>
            <w:tcW w:w="1984" w:type="dxa"/>
          </w:tcPr>
          <w:p w14:paraId="6E93F022" w14:textId="77777777" w:rsidR="00143986" w:rsidRPr="00143986" w:rsidRDefault="00143986"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-2.095</w:t>
            </w:r>
          </w:p>
        </w:tc>
        <w:tc>
          <w:tcPr>
            <w:tcW w:w="1842" w:type="dxa"/>
          </w:tcPr>
          <w:p w14:paraId="3C703B11" w14:textId="77777777" w:rsidR="00143986" w:rsidRPr="00143986" w:rsidRDefault="0033520D" w:rsidP="00143986">
            <w:pPr>
              <w:jc w:val="center"/>
              <w:rPr>
                <w:rFonts w:asciiTheme="majorBidi" w:eastAsia="Times New Roman" w:hAnsiTheme="majorBidi" w:cstheme="majorBidi"/>
                <w:color w:val="000000" w:themeColor="text1"/>
                <w:lang w:eastAsia="en-CA"/>
              </w:rPr>
            </w:pPr>
            <w:r>
              <w:rPr>
                <w:rFonts w:asciiTheme="majorBidi" w:eastAsia="Times New Roman" w:hAnsiTheme="majorBidi" w:cstheme="majorBidi"/>
                <w:color w:val="000000" w:themeColor="text1"/>
                <w:lang w:eastAsia="en-CA"/>
              </w:rPr>
              <w:t>0.1548</w:t>
            </w:r>
          </w:p>
        </w:tc>
      </w:tr>
    </w:tbl>
    <w:p w14:paraId="0E00C5EC"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4EB59BC4"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28258E6A" w14:textId="77777777" w:rsidR="00FC4971" w:rsidRDefault="001B36B5" w:rsidP="0033520D">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val="en-US"/>
        </w:rPr>
        <w:drawing>
          <wp:anchor distT="0" distB="0" distL="114300" distR="114300" simplePos="0" relativeHeight="251668480" behindDoc="1" locked="0" layoutInCell="1" allowOverlap="1" wp14:anchorId="4265DB11" wp14:editId="5891FF0E">
            <wp:simplePos x="0" y="0"/>
            <wp:positionH relativeFrom="margin">
              <wp:align>center</wp:align>
            </wp:positionH>
            <wp:positionV relativeFrom="paragraph">
              <wp:posOffset>8726</wp:posOffset>
            </wp:positionV>
            <wp:extent cx="4453890" cy="3181350"/>
            <wp:effectExtent l="0" t="0" r="3810" b="0"/>
            <wp:wrapTight wrapText="bothSides">
              <wp:wrapPolygon edited="0">
                <wp:start x="0" y="0"/>
                <wp:lineTo x="0" y="21471"/>
                <wp:lineTo x="21526" y="21471"/>
                <wp:lineTo x="2152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3890" cy="3181350"/>
                    </a:xfrm>
                    <a:prstGeom prst="rect">
                      <a:avLst/>
                    </a:prstGeom>
                  </pic:spPr>
                </pic:pic>
              </a:graphicData>
            </a:graphic>
            <wp14:sizeRelH relativeFrom="margin">
              <wp14:pctWidth>0</wp14:pctWidth>
            </wp14:sizeRelH>
            <wp14:sizeRelV relativeFrom="margin">
              <wp14:pctHeight>0</wp14:pctHeight>
            </wp14:sizeRelV>
          </wp:anchor>
        </w:drawing>
      </w:r>
    </w:p>
    <w:p w14:paraId="43D534AD"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6552A537"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2E991D0D"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42FC4F0B"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471323C"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5A10E72"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EB425C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019E82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4CEC2E7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BBF15DF"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CB6DDE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E6BFB9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F9F1EA0"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4666D35D"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71C77EB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D54E37D"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CA7DE1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F00149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1229E7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8267BF3" w14:textId="77777777" w:rsidR="002B4F16" w:rsidRDefault="00CB3826" w:rsidP="003E6BAC">
      <w:pPr>
        <w:shd w:val="clear" w:color="auto" w:fill="FFFFFF"/>
        <w:spacing w:after="0" w:line="240" w:lineRule="auto"/>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val="en-US"/>
        </w:rPr>
        <w:drawing>
          <wp:anchor distT="0" distB="0" distL="114300" distR="114300" simplePos="0" relativeHeight="251669504" behindDoc="1" locked="0" layoutInCell="1" allowOverlap="1" wp14:anchorId="73F29ACB" wp14:editId="3D294E5D">
            <wp:simplePos x="0" y="0"/>
            <wp:positionH relativeFrom="margin">
              <wp:align>center</wp:align>
            </wp:positionH>
            <wp:positionV relativeFrom="paragraph">
              <wp:posOffset>83630</wp:posOffset>
            </wp:positionV>
            <wp:extent cx="4405630" cy="3146425"/>
            <wp:effectExtent l="0" t="0" r="0" b="0"/>
            <wp:wrapTight wrapText="bothSides">
              <wp:wrapPolygon edited="0">
                <wp:start x="0" y="0"/>
                <wp:lineTo x="0" y="21447"/>
                <wp:lineTo x="21482" y="21447"/>
                <wp:lineTo x="214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5630" cy="3146425"/>
                    </a:xfrm>
                    <a:prstGeom prst="rect">
                      <a:avLst/>
                    </a:prstGeom>
                  </pic:spPr>
                </pic:pic>
              </a:graphicData>
            </a:graphic>
            <wp14:sizeRelH relativeFrom="margin">
              <wp14:pctWidth>0</wp14:pctWidth>
            </wp14:sizeRelH>
            <wp14:sizeRelV relativeFrom="margin">
              <wp14:pctHeight>0</wp14:pctHeight>
            </wp14:sizeRelV>
          </wp:anchor>
        </w:drawing>
      </w:r>
    </w:p>
    <w:p w14:paraId="476DD3A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B5D4DE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2581DB5A"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1C8D60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0C7853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14E4B1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43A2FC4E"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EB6257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0CC7F3A4"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DDA90E6"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74F5BBD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23423B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754AD9A7"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38CC205"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59FC1873"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3742DD6D"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1B357CC9"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6E00EADB" w14:textId="77777777" w:rsidR="002B4F16" w:rsidRDefault="002B4F16" w:rsidP="003E6BAC">
      <w:pPr>
        <w:shd w:val="clear" w:color="auto" w:fill="FFFFFF"/>
        <w:spacing w:after="0" w:line="240" w:lineRule="auto"/>
        <w:rPr>
          <w:rFonts w:ascii="Arial" w:eastAsia="Times New Roman" w:hAnsi="Arial" w:cs="Arial"/>
          <w:color w:val="000000" w:themeColor="text1"/>
          <w:sz w:val="21"/>
          <w:szCs w:val="21"/>
          <w:lang w:eastAsia="en-CA"/>
        </w:rPr>
      </w:pPr>
    </w:p>
    <w:p w14:paraId="343ECA79"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67EA419F"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20E45D69"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73E04727" w14:textId="1292A7FA" w:rsidR="00CB3826" w:rsidRPr="00CB3826" w:rsidRDefault="001B36B5" w:rsidP="00CB3826">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1B36B5">
        <w:rPr>
          <w:rFonts w:asciiTheme="majorBidi" w:eastAsia="Times New Roman" w:hAnsiTheme="majorBidi" w:cstheme="majorBidi"/>
          <w:b/>
          <w:bCs/>
          <w:color w:val="000000" w:themeColor="text1"/>
          <w:sz w:val="24"/>
          <w:szCs w:val="24"/>
          <w:lang w:eastAsia="en-CA"/>
        </w:rPr>
        <w:t xml:space="preserve">Figure 8. </w:t>
      </w:r>
      <w:r w:rsidR="00CB3826">
        <w:rPr>
          <w:rFonts w:asciiTheme="majorBidi" w:eastAsia="Times New Roman" w:hAnsiTheme="majorBidi" w:cstheme="majorBidi"/>
          <w:color w:val="000000" w:themeColor="text1"/>
          <w:sz w:val="24"/>
          <w:szCs w:val="24"/>
          <w:lang w:eastAsia="en-CA"/>
        </w:rPr>
        <w:t xml:space="preserve">Boxplot showing the total captures and the capture rate at each of the four microsites: buckhorn, Ephedra, </w:t>
      </w:r>
      <w:proofErr w:type="spellStart"/>
      <w:r w:rsidR="00CB3826">
        <w:rPr>
          <w:rFonts w:asciiTheme="majorBidi" w:eastAsia="Times New Roman" w:hAnsiTheme="majorBidi" w:cstheme="majorBidi"/>
          <w:color w:val="000000" w:themeColor="text1"/>
          <w:sz w:val="24"/>
          <w:szCs w:val="24"/>
          <w:lang w:eastAsia="en-CA"/>
        </w:rPr>
        <w:t>Larrea</w:t>
      </w:r>
      <w:proofErr w:type="spellEnd"/>
      <w:r w:rsidR="009041F3">
        <w:rPr>
          <w:rFonts w:asciiTheme="majorBidi" w:eastAsia="Times New Roman" w:hAnsiTheme="majorBidi" w:cstheme="majorBidi"/>
          <w:color w:val="000000" w:themeColor="text1"/>
          <w:sz w:val="24"/>
          <w:szCs w:val="24"/>
          <w:lang w:eastAsia="en-CA"/>
        </w:rPr>
        <w:t>,</w:t>
      </w:r>
      <w:r w:rsidR="00CB3826">
        <w:rPr>
          <w:rFonts w:asciiTheme="majorBidi" w:eastAsia="Times New Roman" w:hAnsiTheme="majorBidi" w:cstheme="majorBidi"/>
          <w:color w:val="000000" w:themeColor="text1"/>
          <w:sz w:val="24"/>
          <w:szCs w:val="24"/>
          <w:lang w:eastAsia="en-CA"/>
        </w:rPr>
        <w:t xml:space="preserve"> and open. </w:t>
      </w:r>
      <w:proofErr w:type="gramStart"/>
      <w:r w:rsidR="00CB3826">
        <w:rPr>
          <w:rFonts w:asciiTheme="majorBidi" w:eastAsia="Times New Roman" w:hAnsiTheme="majorBidi" w:cstheme="majorBidi"/>
          <w:color w:val="000000" w:themeColor="text1"/>
          <w:sz w:val="24"/>
          <w:szCs w:val="24"/>
          <w:lang w:eastAsia="en-CA"/>
        </w:rPr>
        <w:t>Solid middle lines shows</w:t>
      </w:r>
      <w:proofErr w:type="gramEnd"/>
      <w:r w:rsidR="00CB3826">
        <w:rPr>
          <w:rFonts w:asciiTheme="majorBidi" w:eastAsia="Times New Roman" w:hAnsiTheme="majorBidi" w:cstheme="majorBidi"/>
          <w:color w:val="000000" w:themeColor="text1"/>
          <w:sz w:val="24"/>
          <w:szCs w:val="24"/>
          <w:lang w:eastAsia="en-CA"/>
        </w:rPr>
        <w:t xml:space="preserve"> the median of the data, whilst whiskers show 1.5 standard deviation. Solid dots are outliers &gt;1.5 interquartile range (IQR). </w:t>
      </w:r>
      <w:ins w:id="200" w:author="zenrunner" w:date="2018-04-04T16:31:00Z">
        <w:r w:rsidR="002B2638">
          <w:rPr>
            <w:rFonts w:asciiTheme="majorBidi" w:eastAsia="Times New Roman" w:hAnsiTheme="majorBidi" w:cstheme="majorBidi"/>
            <w:color w:val="000000" w:themeColor="text1"/>
            <w:sz w:val="24"/>
            <w:szCs w:val="24"/>
            <w:lang w:eastAsia="en-CA"/>
          </w:rPr>
          <w:t>Good.</w:t>
        </w:r>
      </w:ins>
    </w:p>
    <w:p w14:paraId="7E16A457" w14:textId="77777777" w:rsidR="00FC4971" w:rsidRDefault="00FC4971"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5ABA381" w14:textId="77777777" w:rsidR="00FC4971" w:rsidRDefault="00793F0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r>
        <w:rPr>
          <w:rFonts w:ascii="Arial" w:eastAsia="Times New Roman" w:hAnsi="Arial" w:cs="Arial"/>
          <w:noProof/>
          <w:color w:val="000000" w:themeColor="text1"/>
          <w:sz w:val="21"/>
          <w:szCs w:val="21"/>
          <w:lang w:val="en-US"/>
        </w:rPr>
        <w:drawing>
          <wp:anchor distT="0" distB="0" distL="114300" distR="114300" simplePos="0" relativeHeight="251670528" behindDoc="1" locked="0" layoutInCell="1" allowOverlap="1" wp14:anchorId="74B01FEC" wp14:editId="23C58E48">
            <wp:simplePos x="0" y="0"/>
            <wp:positionH relativeFrom="margin">
              <wp:align>right</wp:align>
            </wp:positionH>
            <wp:positionV relativeFrom="paragraph">
              <wp:posOffset>975360</wp:posOffset>
            </wp:positionV>
            <wp:extent cx="5943600" cy="4245610"/>
            <wp:effectExtent l="0" t="0" r="0" b="2540"/>
            <wp:wrapTight wrapText="bothSides">
              <wp:wrapPolygon edited="0">
                <wp:start x="0" y="0"/>
                <wp:lineTo x="0" y="21516"/>
                <wp:lineTo x="21531" y="21516"/>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anchor>
        </w:drawing>
      </w:r>
    </w:p>
    <w:p w14:paraId="64AC561E"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27096F6" w14:textId="77777777" w:rsidR="00793F06" w:rsidRDefault="00793F06" w:rsidP="000704CA">
      <w:pPr>
        <w:shd w:val="clear" w:color="auto" w:fill="FFFFFF"/>
        <w:spacing w:after="0" w:line="480" w:lineRule="auto"/>
        <w:contextualSpacing/>
        <w:jc w:val="both"/>
        <w:rPr>
          <w:rFonts w:asciiTheme="majorBidi" w:eastAsia="Times New Roman" w:hAnsiTheme="majorBidi" w:cstheme="majorBidi"/>
          <w:b/>
          <w:bCs/>
          <w:color w:val="000000" w:themeColor="text1"/>
          <w:sz w:val="24"/>
          <w:szCs w:val="24"/>
          <w:lang w:eastAsia="en-CA"/>
        </w:rPr>
      </w:pPr>
    </w:p>
    <w:p w14:paraId="745C41F1" w14:textId="7F3247E3" w:rsidR="00CB3826" w:rsidRPr="000704CA" w:rsidRDefault="009041F3" w:rsidP="000704CA">
      <w:pPr>
        <w:shd w:val="clear" w:color="auto" w:fill="FFFFFF"/>
        <w:spacing w:after="0" w:line="480" w:lineRule="auto"/>
        <w:contextualSpacing/>
        <w:jc w:val="both"/>
        <w:rPr>
          <w:rFonts w:asciiTheme="majorBidi" w:eastAsia="Times New Roman" w:hAnsiTheme="majorBidi" w:cstheme="majorBidi"/>
          <w:color w:val="000000" w:themeColor="text1"/>
          <w:sz w:val="24"/>
          <w:szCs w:val="24"/>
          <w:lang w:eastAsia="en-CA"/>
        </w:rPr>
      </w:pPr>
      <w:r w:rsidRPr="009041F3">
        <w:rPr>
          <w:rFonts w:asciiTheme="majorBidi" w:eastAsia="Times New Roman" w:hAnsiTheme="majorBidi" w:cstheme="majorBidi"/>
          <w:b/>
          <w:bCs/>
          <w:color w:val="000000" w:themeColor="text1"/>
          <w:sz w:val="24"/>
          <w:szCs w:val="24"/>
          <w:lang w:eastAsia="en-CA"/>
        </w:rPr>
        <w:lastRenderedPageBreak/>
        <w:t>Figure 9</w:t>
      </w:r>
      <w:r>
        <w:rPr>
          <w:rFonts w:asciiTheme="majorBidi" w:eastAsia="Times New Roman" w:hAnsiTheme="majorBidi" w:cstheme="majorBidi"/>
          <w:b/>
          <w:bCs/>
          <w:color w:val="000000" w:themeColor="text1"/>
          <w:sz w:val="24"/>
          <w:szCs w:val="24"/>
          <w:lang w:eastAsia="en-CA"/>
        </w:rPr>
        <w:t xml:space="preserve">. </w:t>
      </w:r>
      <w:proofErr w:type="gramStart"/>
      <w:r w:rsidR="00A02AE4">
        <w:rPr>
          <w:rFonts w:asciiTheme="majorBidi" w:eastAsia="Times New Roman" w:hAnsiTheme="majorBidi" w:cstheme="majorBidi"/>
          <w:color w:val="000000" w:themeColor="text1"/>
          <w:sz w:val="24"/>
          <w:szCs w:val="24"/>
          <w:lang w:eastAsia="en-CA"/>
        </w:rPr>
        <w:t xml:space="preserve">Linear regression of the shrub volume </w:t>
      </w:r>
      <w:r w:rsidR="000704CA">
        <w:rPr>
          <w:rFonts w:asciiTheme="majorBidi" w:eastAsia="Times New Roman" w:hAnsiTheme="majorBidi" w:cstheme="majorBidi"/>
          <w:color w:val="000000" w:themeColor="text1"/>
          <w:sz w:val="24"/>
          <w:szCs w:val="24"/>
          <w:lang w:eastAsia="en-CA"/>
        </w:rPr>
        <w:t>versus the capture rate for each foundational plant species.</w:t>
      </w:r>
      <w:proofErr w:type="gramEnd"/>
      <w:r w:rsidR="000704CA">
        <w:rPr>
          <w:rFonts w:asciiTheme="majorBidi" w:eastAsia="Times New Roman" w:hAnsiTheme="majorBidi" w:cstheme="majorBidi"/>
          <w:color w:val="000000" w:themeColor="text1"/>
          <w:sz w:val="24"/>
          <w:szCs w:val="24"/>
          <w:lang w:eastAsia="en-CA"/>
        </w:rPr>
        <w:t xml:space="preserve"> Volume was calculated from width and height measurements. Estimates for buckhorn, Ephedra, and </w:t>
      </w:r>
      <w:proofErr w:type="spellStart"/>
      <w:r w:rsidR="000704CA">
        <w:rPr>
          <w:rFonts w:asciiTheme="majorBidi" w:eastAsia="Times New Roman" w:hAnsiTheme="majorBidi" w:cstheme="majorBidi"/>
          <w:color w:val="000000" w:themeColor="text1"/>
          <w:sz w:val="24"/>
          <w:szCs w:val="24"/>
          <w:lang w:eastAsia="en-CA"/>
        </w:rPr>
        <w:t>Larrea</w:t>
      </w:r>
      <w:proofErr w:type="spellEnd"/>
      <w:r w:rsidR="000704CA">
        <w:rPr>
          <w:rFonts w:asciiTheme="majorBidi" w:eastAsia="Times New Roman" w:hAnsiTheme="majorBidi" w:cstheme="majorBidi"/>
          <w:color w:val="000000" w:themeColor="text1"/>
          <w:sz w:val="24"/>
          <w:szCs w:val="24"/>
          <w:lang w:eastAsia="en-CA"/>
        </w:rPr>
        <w:t xml:space="preserve"> adjusted r</w:t>
      </w:r>
      <w:r w:rsidR="000704CA">
        <w:rPr>
          <w:rFonts w:asciiTheme="majorBidi" w:eastAsia="Times New Roman" w:hAnsiTheme="majorBidi" w:cstheme="majorBidi"/>
          <w:color w:val="000000" w:themeColor="text1"/>
          <w:sz w:val="24"/>
          <w:szCs w:val="24"/>
          <w:vertAlign w:val="superscript"/>
          <w:lang w:eastAsia="en-CA"/>
        </w:rPr>
        <w:t>2</w:t>
      </w:r>
      <w:r w:rsidR="000704CA">
        <w:rPr>
          <w:rFonts w:asciiTheme="majorBidi" w:eastAsia="Times New Roman" w:hAnsiTheme="majorBidi" w:cstheme="majorBidi"/>
          <w:color w:val="000000" w:themeColor="text1"/>
          <w:sz w:val="24"/>
          <w:szCs w:val="24"/>
          <w:lang w:eastAsia="en-CA"/>
        </w:rPr>
        <w:t>= 0.2628, 0.01436</w:t>
      </w:r>
      <w:r w:rsidR="00847CC5">
        <w:rPr>
          <w:rFonts w:asciiTheme="majorBidi" w:eastAsia="Times New Roman" w:hAnsiTheme="majorBidi" w:cstheme="majorBidi"/>
          <w:color w:val="000000" w:themeColor="text1"/>
          <w:sz w:val="24"/>
          <w:szCs w:val="24"/>
          <w:lang w:eastAsia="en-CA"/>
        </w:rPr>
        <w:t xml:space="preserve">, -0.0388, </w:t>
      </w:r>
      <w:r w:rsidR="000704CA" w:rsidRPr="000704CA">
        <w:rPr>
          <w:rFonts w:asciiTheme="majorBidi" w:eastAsia="Times New Roman" w:hAnsiTheme="majorBidi" w:cstheme="majorBidi"/>
          <w:i/>
          <w:iCs/>
          <w:color w:val="000000" w:themeColor="text1"/>
          <w:sz w:val="24"/>
          <w:szCs w:val="24"/>
          <w:lang w:eastAsia="en-CA"/>
        </w:rPr>
        <w:t>p</w:t>
      </w:r>
      <w:r w:rsidR="000704CA">
        <w:rPr>
          <w:rFonts w:asciiTheme="majorBidi" w:eastAsia="Times New Roman" w:hAnsiTheme="majorBidi" w:cstheme="majorBidi"/>
          <w:color w:val="000000" w:themeColor="text1"/>
          <w:sz w:val="24"/>
          <w:szCs w:val="24"/>
          <w:lang w:eastAsia="en-CA"/>
        </w:rPr>
        <w:t>= 0.07434, 0.2514, 0.43,</w:t>
      </w:r>
      <w:r w:rsidR="00847CC5">
        <w:rPr>
          <w:rFonts w:asciiTheme="majorBidi" w:eastAsia="Times New Roman" w:hAnsiTheme="majorBidi" w:cstheme="majorBidi"/>
          <w:color w:val="000000" w:themeColor="text1"/>
          <w:sz w:val="24"/>
          <w:szCs w:val="24"/>
          <w:lang w:eastAsia="en-CA"/>
        </w:rPr>
        <w:t xml:space="preserve"> and </w:t>
      </w:r>
      <w:proofErr w:type="spellStart"/>
      <w:proofErr w:type="gramStart"/>
      <w:r w:rsidR="00847CC5" w:rsidRPr="00847CC5">
        <w:rPr>
          <w:rFonts w:asciiTheme="majorBidi" w:eastAsia="Times New Roman" w:hAnsiTheme="majorBidi" w:cstheme="majorBidi"/>
          <w:i/>
          <w:iCs/>
          <w:color w:val="000000" w:themeColor="text1"/>
          <w:sz w:val="24"/>
          <w:szCs w:val="24"/>
          <w:lang w:eastAsia="en-CA"/>
        </w:rPr>
        <w:t>df</w:t>
      </w:r>
      <w:proofErr w:type="spellEnd"/>
      <w:proofErr w:type="gramEnd"/>
      <w:r w:rsidR="00847CC5">
        <w:rPr>
          <w:rFonts w:asciiTheme="majorBidi" w:eastAsia="Times New Roman" w:hAnsiTheme="majorBidi" w:cstheme="majorBidi"/>
          <w:color w:val="000000" w:themeColor="text1"/>
          <w:sz w:val="24"/>
          <w:szCs w:val="24"/>
          <w:lang w:eastAsia="en-CA"/>
        </w:rPr>
        <w:t>=</w:t>
      </w:r>
      <w:r w:rsidR="000704CA">
        <w:rPr>
          <w:rFonts w:asciiTheme="majorBidi" w:eastAsia="Times New Roman" w:hAnsiTheme="majorBidi" w:cstheme="majorBidi"/>
          <w:color w:val="000000" w:themeColor="text1"/>
          <w:sz w:val="24"/>
          <w:szCs w:val="24"/>
          <w:lang w:eastAsia="en-CA"/>
        </w:rPr>
        <w:t xml:space="preserve"> </w:t>
      </w:r>
      <w:r w:rsidR="00847CC5">
        <w:rPr>
          <w:rFonts w:asciiTheme="majorBidi" w:eastAsia="Times New Roman" w:hAnsiTheme="majorBidi" w:cstheme="majorBidi"/>
          <w:color w:val="000000" w:themeColor="text1"/>
          <w:sz w:val="24"/>
          <w:szCs w:val="24"/>
          <w:lang w:eastAsia="en-CA"/>
        </w:rPr>
        <w:t xml:space="preserve">8, 25, 7, </w:t>
      </w:r>
      <w:r w:rsidR="000704CA">
        <w:rPr>
          <w:rFonts w:asciiTheme="majorBidi" w:eastAsia="Times New Roman" w:hAnsiTheme="majorBidi" w:cstheme="majorBidi"/>
          <w:color w:val="000000" w:themeColor="text1"/>
          <w:sz w:val="24"/>
          <w:szCs w:val="24"/>
          <w:lang w:eastAsia="en-CA"/>
        </w:rPr>
        <w:t xml:space="preserve">respectively. </w:t>
      </w:r>
      <w:ins w:id="201" w:author="zenrunner" w:date="2018-04-04T16:32:00Z">
        <w:r w:rsidR="00584983">
          <w:rPr>
            <w:rFonts w:asciiTheme="majorBidi" w:eastAsia="Times New Roman" w:hAnsiTheme="majorBidi" w:cstheme="majorBidi"/>
            <w:color w:val="000000" w:themeColor="text1"/>
            <w:sz w:val="24"/>
            <w:szCs w:val="24"/>
            <w:lang w:eastAsia="en-CA"/>
          </w:rPr>
          <w:t xml:space="preserve"> Good.</w:t>
        </w:r>
      </w:ins>
    </w:p>
    <w:p w14:paraId="125AADF2"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3BCFC5E7" w14:textId="3CFD13B9" w:rsidR="00CB3826" w:rsidDel="005564C2" w:rsidRDefault="00CB3826" w:rsidP="00CB3826">
      <w:pPr>
        <w:shd w:val="clear" w:color="auto" w:fill="FFFFFF"/>
        <w:spacing w:after="0" w:line="480" w:lineRule="auto"/>
        <w:contextualSpacing/>
        <w:rPr>
          <w:del w:id="202" w:author="zenrunner" w:date="2018-04-04T16:32:00Z"/>
          <w:rFonts w:ascii="Arial" w:eastAsia="Times New Roman" w:hAnsi="Arial" w:cs="Arial"/>
          <w:color w:val="000000" w:themeColor="text1"/>
          <w:sz w:val="21"/>
          <w:szCs w:val="21"/>
          <w:lang w:eastAsia="en-CA"/>
        </w:rPr>
      </w:pPr>
    </w:p>
    <w:p w14:paraId="2CE7F01B" w14:textId="53EA8117" w:rsidR="00CB3826" w:rsidDel="005564C2" w:rsidRDefault="00CB3826" w:rsidP="00CB3826">
      <w:pPr>
        <w:shd w:val="clear" w:color="auto" w:fill="FFFFFF"/>
        <w:spacing w:after="0" w:line="480" w:lineRule="auto"/>
        <w:contextualSpacing/>
        <w:rPr>
          <w:del w:id="203" w:author="zenrunner" w:date="2018-04-04T16:32:00Z"/>
          <w:rFonts w:ascii="Arial" w:eastAsia="Times New Roman" w:hAnsi="Arial" w:cs="Arial"/>
          <w:color w:val="000000" w:themeColor="text1"/>
          <w:sz w:val="21"/>
          <w:szCs w:val="21"/>
          <w:lang w:eastAsia="en-CA"/>
        </w:rPr>
      </w:pPr>
    </w:p>
    <w:p w14:paraId="58F316B2" w14:textId="666723DF" w:rsidR="00CB3826" w:rsidDel="005564C2" w:rsidRDefault="00CB3826" w:rsidP="00CB3826">
      <w:pPr>
        <w:shd w:val="clear" w:color="auto" w:fill="FFFFFF"/>
        <w:spacing w:after="0" w:line="480" w:lineRule="auto"/>
        <w:contextualSpacing/>
        <w:rPr>
          <w:del w:id="204" w:author="zenrunner" w:date="2018-04-04T16:32:00Z"/>
          <w:rFonts w:ascii="Arial" w:eastAsia="Times New Roman" w:hAnsi="Arial" w:cs="Arial"/>
          <w:color w:val="000000" w:themeColor="text1"/>
          <w:sz w:val="21"/>
          <w:szCs w:val="21"/>
          <w:lang w:eastAsia="en-CA"/>
        </w:rPr>
      </w:pPr>
    </w:p>
    <w:p w14:paraId="00BA912C" w14:textId="1DD81E05" w:rsidR="00CB3826" w:rsidDel="005564C2" w:rsidRDefault="00CB3826" w:rsidP="00CB3826">
      <w:pPr>
        <w:shd w:val="clear" w:color="auto" w:fill="FFFFFF"/>
        <w:spacing w:after="0" w:line="480" w:lineRule="auto"/>
        <w:contextualSpacing/>
        <w:rPr>
          <w:del w:id="205" w:author="zenrunner" w:date="2018-04-04T16:32:00Z"/>
          <w:rFonts w:ascii="Arial" w:eastAsia="Times New Roman" w:hAnsi="Arial" w:cs="Arial"/>
          <w:color w:val="000000" w:themeColor="text1"/>
          <w:sz w:val="21"/>
          <w:szCs w:val="21"/>
          <w:lang w:eastAsia="en-CA"/>
        </w:rPr>
      </w:pPr>
    </w:p>
    <w:p w14:paraId="105FE4AF"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9D4BAAF" w14:textId="77777777" w:rsidR="00CB3826" w:rsidRPr="000704CA" w:rsidRDefault="000704CA" w:rsidP="00CB3826">
      <w:pPr>
        <w:shd w:val="clear" w:color="auto" w:fill="FFFFFF"/>
        <w:spacing w:after="0" w:line="480" w:lineRule="auto"/>
        <w:contextualSpacing/>
        <w:rPr>
          <w:rFonts w:asciiTheme="majorBidi" w:eastAsia="Times New Roman" w:hAnsiTheme="majorBidi" w:cstheme="majorBidi"/>
          <w:b/>
          <w:bCs/>
          <w:color w:val="000000" w:themeColor="text1"/>
          <w:sz w:val="24"/>
          <w:szCs w:val="24"/>
          <w:lang w:eastAsia="en-CA"/>
        </w:rPr>
      </w:pPr>
      <w:r w:rsidRPr="000704CA">
        <w:rPr>
          <w:rFonts w:asciiTheme="majorBidi" w:eastAsia="Times New Roman" w:hAnsiTheme="majorBidi" w:cstheme="majorBidi"/>
          <w:b/>
          <w:bCs/>
          <w:color w:val="000000" w:themeColor="text1"/>
          <w:sz w:val="24"/>
          <w:szCs w:val="24"/>
          <w:lang w:eastAsia="en-CA"/>
        </w:rPr>
        <w:t>Discussion</w:t>
      </w:r>
    </w:p>
    <w:p w14:paraId="010A97E5" w14:textId="77777777" w:rsidR="000704CA" w:rsidRDefault="000704CA"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0E71CC90"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3EC175C6"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1ECFFA85"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2BCA8A59"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142A3D7E"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3385D75A"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30A36399"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0730BE80"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7408E6C6"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148A3590"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1535A411"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5E3CFFB"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FAEA5AD"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7A16C159"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56047BED"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05131209"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47A79C11" w14:textId="77777777" w:rsidR="00CB3826" w:rsidRDefault="00CB3826" w:rsidP="00CB3826">
      <w:pPr>
        <w:shd w:val="clear" w:color="auto" w:fill="FFFFFF"/>
        <w:spacing w:after="0" w:line="480" w:lineRule="auto"/>
        <w:contextualSpacing/>
        <w:rPr>
          <w:rFonts w:ascii="Arial" w:eastAsia="Times New Roman" w:hAnsi="Arial" w:cs="Arial"/>
          <w:color w:val="000000" w:themeColor="text1"/>
          <w:sz w:val="21"/>
          <w:szCs w:val="21"/>
          <w:lang w:eastAsia="en-CA"/>
        </w:rPr>
      </w:pPr>
    </w:p>
    <w:p w14:paraId="041B05E1" w14:textId="77777777" w:rsidR="00FC4971" w:rsidRDefault="00FC4971" w:rsidP="003E6BAC">
      <w:pPr>
        <w:shd w:val="clear" w:color="auto" w:fill="FFFFFF"/>
        <w:spacing w:after="0" w:line="240" w:lineRule="auto"/>
        <w:rPr>
          <w:rFonts w:ascii="Arial" w:eastAsia="Times New Roman" w:hAnsi="Arial" w:cs="Arial"/>
          <w:color w:val="000000" w:themeColor="text1"/>
          <w:sz w:val="21"/>
          <w:szCs w:val="21"/>
          <w:lang w:eastAsia="en-CA"/>
        </w:rPr>
      </w:pPr>
    </w:p>
    <w:p w14:paraId="1BBD4A14"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47CFA3BA"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03C8F4D6"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4F65562F"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7DA83BDC"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bookmarkStart w:id="206" w:name="_GoBack"/>
      <w:bookmarkEnd w:id="206"/>
    </w:p>
    <w:p w14:paraId="3A0D719D"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30CC7644"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2EE1ED90"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2C638581"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010577B0"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49CD5BE6"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664B72E6"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7783DFE1"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1930C462"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7EEAB100"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0C953F32"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54A60DBF" w14:textId="77777777" w:rsidR="000704CA" w:rsidRDefault="000704CA" w:rsidP="003E6BAC">
      <w:pPr>
        <w:shd w:val="clear" w:color="auto" w:fill="FFFFFF"/>
        <w:spacing w:after="0" w:line="240" w:lineRule="auto"/>
        <w:rPr>
          <w:rFonts w:ascii="Arial" w:eastAsia="Times New Roman" w:hAnsi="Arial" w:cs="Arial"/>
          <w:color w:val="000000" w:themeColor="text1"/>
          <w:sz w:val="21"/>
          <w:szCs w:val="21"/>
          <w:lang w:eastAsia="en-CA"/>
        </w:rPr>
      </w:pPr>
    </w:p>
    <w:p w14:paraId="016A3527" w14:textId="77777777" w:rsidR="009E3DE3"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 xml:space="preserve">David L. Otis, </w:t>
      </w:r>
    </w:p>
    <w:p w14:paraId="6285C7B2" w14:textId="77777777"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Kenneth P. Burnham, Gary C. White and David R. Anderson</w:t>
      </w:r>
    </w:p>
    <w:p w14:paraId="414AF026" w14:textId="77777777"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i/>
          <w:iCs/>
          <w:color w:val="000000" w:themeColor="text1"/>
          <w:sz w:val="21"/>
          <w:szCs w:val="21"/>
          <w:lang w:eastAsia="en-CA"/>
        </w:rPr>
        <w:t>Wildlife Monographs</w:t>
      </w:r>
    </w:p>
    <w:p w14:paraId="72EBCA1A" w14:textId="77777777" w:rsidR="003E6BAC" w:rsidRPr="00503C06" w:rsidRDefault="003E6BAC" w:rsidP="003E6BAC">
      <w:pPr>
        <w:shd w:val="clear" w:color="auto" w:fill="FFFFFF"/>
        <w:spacing w:after="0" w:line="240" w:lineRule="auto"/>
        <w:rPr>
          <w:rFonts w:ascii="Arial" w:eastAsia="Times New Roman" w:hAnsi="Arial" w:cs="Arial"/>
          <w:color w:val="000000" w:themeColor="text1"/>
          <w:sz w:val="21"/>
          <w:szCs w:val="21"/>
          <w:lang w:eastAsia="en-CA"/>
        </w:rPr>
      </w:pPr>
      <w:r w:rsidRPr="00503C06">
        <w:rPr>
          <w:rFonts w:ascii="Arial" w:eastAsia="Times New Roman" w:hAnsi="Arial" w:cs="Arial"/>
          <w:color w:val="000000" w:themeColor="text1"/>
          <w:sz w:val="21"/>
          <w:szCs w:val="21"/>
          <w:lang w:eastAsia="en-CA"/>
        </w:rPr>
        <w:t>No. 62, Statistical Inference from Capture Data on Closed Animal Populations (Oct., 1978), pp. 3-135</w:t>
      </w:r>
    </w:p>
    <w:p w14:paraId="5AB541A7" w14:textId="77777777" w:rsidR="003E6BAC" w:rsidRDefault="003E6BAC" w:rsidP="00DC609B">
      <w:pPr>
        <w:spacing w:after="0" w:line="480" w:lineRule="auto"/>
        <w:rPr>
          <w:rFonts w:asciiTheme="majorBidi" w:hAnsiTheme="majorBidi" w:cstheme="majorBidi"/>
          <w:color w:val="000000" w:themeColor="text1"/>
          <w:sz w:val="24"/>
          <w:szCs w:val="24"/>
        </w:rPr>
      </w:pPr>
    </w:p>
    <w:p w14:paraId="76A48765" w14:textId="77777777" w:rsidR="003747D9" w:rsidRDefault="003747D9" w:rsidP="00DC609B">
      <w:pPr>
        <w:spacing w:after="0" w:line="480" w:lineRule="auto"/>
      </w:pPr>
      <w:r>
        <w:rPr>
          <w:rFonts w:ascii="Arial" w:hAnsi="Arial" w:cs="Arial"/>
          <w:color w:val="103010"/>
          <w:sz w:val="20"/>
          <w:szCs w:val="20"/>
          <w:shd w:val="clear" w:color="auto" w:fill="EFF1E3"/>
        </w:rPr>
        <w:t>Information on California plants for education, research and conservation, </w:t>
      </w:r>
      <w:r>
        <w:rPr>
          <w:rFonts w:ascii="Arial" w:hAnsi="Arial" w:cs="Arial"/>
          <w:color w:val="103010"/>
          <w:sz w:val="20"/>
          <w:szCs w:val="20"/>
        </w:rPr>
        <w:br/>
      </w:r>
      <w:r>
        <w:rPr>
          <w:rFonts w:ascii="Arial" w:hAnsi="Arial" w:cs="Arial"/>
          <w:color w:val="103010"/>
          <w:sz w:val="20"/>
          <w:szCs w:val="20"/>
          <w:shd w:val="clear" w:color="auto" w:fill="EFF1E3"/>
        </w:rPr>
        <w:t>with data contributed by public and private institutions and individuals, including the </w:t>
      </w:r>
      <w:r w:rsidR="009F239E">
        <w:fldChar w:fldCharType="begin"/>
      </w:r>
      <w:r w:rsidR="009F239E">
        <w:instrText xml:space="preserve"> HYPERLINK "http://ucjeps.berkeley.edu/consortium/about.html" \t "_blank" </w:instrText>
      </w:r>
      <w:r w:rsidR="009F239E">
        <w:fldChar w:fldCharType="separate"/>
      </w:r>
      <w:r>
        <w:rPr>
          <w:rStyle w:val="Hyperlink"/>
          <w:rFonts w:ascii="Arial" w:hAnsi="Arial" w:cs="Arial"/>
          <w:color w:val="5A5A60"/>
          <w:sz w:val="20"/>
          <w:szCs w:val="20"/>
          <w:shd w:val="clear" w:color="auto" w:fill="EFF1E3"/>
        </w:rPr>
        <w:t>Consortium of California Herbaria</w:t>
      </w:r>
      <w:r w:rsidR="009F239E">
        <w:rPr>
          <w:rStyle w:val="Hyperlink"/>
          <w:rFonts w:ascii="Arial" w:hAnsi="Arial" w:cs="Arial"/>
          <w:color w:val="5A5A60"/>
          <w:sz w:val="20"/>
          <w:szCs w:val="20"/>
          <w:shd w:val="clear" w:color="auto" w:fill="EFF1E3"/>
        </w:rPr>
        <w:fldChar w:fldCharType="end"/>
      </w:r>
      <w:r>
        <w:rPr>
          <w:rFonts w:ascii="Arial" w:hAnsi="Arial" w:cs="Arial"/>
          <w:color w:val="103010"/>
          <w:sz w:val="20"/>
          <w:szCs w:val="20"/>
          <w:shd w:val="clear" w:color="auto" w:fill="EFF1E3"/>
        </w:rPr>
        <w:t>. </w:t>
      </w:r>
      <w:r>
        <w:rPr>
          <w:rFonts w:ascii="Arial" w:hAnsi="Arial" w:cs="Arial"/>
          <w:color w:val="103010"/>
          <w:sz w:val="20"/>
          <w:szCs w:val="20"/>
        </w:rPr>
        <w:br/>
      </w:r>
      <w:r>
        <w:rPr>
          <w:rFonts w:ascii="Arial" w:hAnsi="Arial" w:cs="Arial"/>
          <w:color w:val="103010"/>
          <w:sz w:val="20"/>
          <w:szCs w:val="20"/>
          <w:shd w:val="clear" w:color="auto" w:fill="EFF1E3"/>
        </w:rPr>
        <w:t>[</w:t>
      </w:r>
      <w:proofErr w:type="gramStart"/>
      <w:r>
        <w:rPr>
          <w:rFonts w:ascii="Arial" w:hAnsi="Arial" w:cs="Arial"/>
          <w:color w:val="103010"/>
          <w:sz w:val="20"/>
          <w:szCs w:val="20"/>
          <w:shd w:val="clear" w:color="auto" w:fill="EFF1E3"/>
        </w:rPr>
        <w:t>web</w:t>
      </w:r>
      <w:proofErr w:type="gramEnd"/>
      <w:r>
        <w:rPr>
          <w:rFonts w:ascii="Arial" w:hAnsi="Arial" w:cs="Arial"/>
          <w:color w:val="103010"/>
          <w:sz w:val="20"/>
          <w:szCs w:val="20"/>
          <w:shd w:val="clear" w:color="auto" w:fill="EFF1E3"/>
        </w:rPr>
        <w:t xml:space="preserve"> application]. 2018. Berkeley, California: The </w:t>
      </w:r>
      <w:proofErr w:type="spellStart"/>
      <w:r>
        <w:rPr>
          <w:rFonts w:ascii="Arial" w:hAnsi="Arial" w:cs="Arial"/>
          <w:color w:val="103010"/>
          <w:sz w:val="20"/>
          <w:szCs w:val="20"/>
          <w:shd w:val="clear" w:color="auto" w:fill="EFF1E3"/>
        </w:rPr>
        <w:t>Calflora</w:t>
      </w:r>
      <w:proofErr w:type="spellEnd"/>
      <w:r>
        <w:rPr>
          <w:rFonts w:ascii="Arial" w:hAnsi="Arial" w:cs="Arial"/>
          <w:color w:val="103010"/>
          <w:sz w:val="20"/>
          <w:szCs w:val="20"/>
          <w:shd w:val="clear" w:color="auto" w:fill="EFF1E3"/>
        </w:rPr>
        <w:t xml:space="preserve"> Database [a non-profit organization]. </w:t>
      </w:r>
      <w:r>
        <w:rPr>
          <w:rFonts w:ascii="Arial" w:hAnsi="Arial" w:cs="Arial"/>
          <w:color w:val="103010"/>
          <w:sz w:val="20"/>
          <w:szCs w:val="20"/>
        </w:rPr>
        <w:br/>
      </w:r>
      <w:r>
        <w:rPr>
          <w:rFonts w:ascii="Arial" w:hAnsi="Arial" w:cs="Arial"/>
          <w:color w:val="103010"/>
          <w:sz w:val="20"/>
          <w:szCs w:val="20"/>
          <w:shd w:val="clear" w:color="auto" w:fill="EFF1E3"/>
        </w:rPr>
        <w:t>Available: </w:t>
      </w:r>
      <w:hyperlink r:id="rId17" w:history="1">
        <w:r>
          <w:rPr>
            <w:rStyle w:val="Hyperlink"/>
            <w:rFonts w:ascii="Arial" w:hAnsi="Arial" w:cs="Arial"/>
            <w:color w:val="101070"/>
            <w:sz w:val="20"/>
            <w:szCs w:val="20"/>
            <w:shd w:val="clear" w:color="auto" w:fill="EFF1E3"/>
          </w:rPr>
          <w:t>http://www.calflora.org/</w:t>
        </w:r>
      </w:hyperlink>
      <w:r>
        <w:rPr>
          <w:rFonts w:ascii="Arial" w:hAnsi="Arial" w:cs="Arial"/>
          <w:color w:val="103010"/>
          <w:sz w:val="20"/>
          <w:szCs w:val="20"/>
          <w:shd w:val="clear" w:color="auto" w:fill="EFF1E3"/>
        </w:rPr>
        <w:t>   </w:t>
      </w:r>
      <w:r>
        <w:t>(Accessed: Mar 26, 2018).</w:t>
      </w:r>
    </w:p>
    <w:p w14:paraId="20EB24D4" w14:textId="77777777" w:rsidR="003747D9" w:rsidRPr="00503C06" w:rsidRDefault="003747D9" w:rsidP="00DC609B">
      <w:pPr>
        <w:spacing w:after="0" w:line="480" w:lineRule="auto"/>
        <w:rPr>
          <w:rFonts w:asciiTheme="majorBidi" w:hAnsiTheme="majorBidi" w:cstheme="majorBidi"/>
          <w:color w:val="000000" w:themeColor="text1"/>
          <w:sz w:val="24"/>
          <w:szCs w:val="24"/>
        </w:rPr>
      </w:pPr>
    </w:p>
    <w:p w14:paraId="77F0ABA9" w14:textId="77777777" w:rsidR="003E6BAC" w:rsidRPr="00503C06" w:rsidRDefault="003E6BAC" w:rsidP="00DC609B">
      <w:pPr>
        <w:spacing w:after="0" w:line="480" w:lineRule="auto"/>
        <w:rPr>
          <w:rFonts w:asciiTheme="majorBidi" w:hAnsiTheme="majorBidi" w:cstheme="majorBidi"/>
          <w:color w:val="000000" w:themeColor="text1"/>
          <w:sz w:val="24"/>
          <w:szCs w:val="24"/>
        </w:rPr>
      </w:pPr>
    </w:p>
    <w:p w14:paraId="66F659A5" w14:textId="77777777" w:rsidR="003E6BAC" w:rsidRPr="00503C06" w:rsidRDefault="003E6BAC" w:rsidP="00DC609B">
      <w:pPr>
        <w:spacing w:after="0" w:line="480" w:lineRule="auto"/>
        <w:rPr>
          <w:rFonts w:asciiTheme="majorBidi" w:hAnsiTheme="majorBidi" w:cstheme="majorBidi"/>
          <w:color w:val="000000" w:themeColor="text1"/>
          <w:sz w:val="24"/>
          <w:szCs w:val="24"/>
        </w:rPr>
      </w:pPr>
    </w:p>
    <w:p w14:paraId="13D9F479" w14:textId="77777777" w:rsidR="003E6BAC" w:rsidRDefault="003E6BAC" w:rsidP="00DC609B">
      <w:pPr>
        <w:spacing w:after="0" w:line="480" w:lineRule="auto"/>
        <w:rPr>
          <w:rFonts w:asciiTheme="majorBidi" w:hAnsiTheme="majorBidi" w:cstheme="majorBidi"/>
          <w:sz w:val="24"/>
          <w:szCs w:val="24"/>
        </w:rPr>
      </w:pPr>
    </w:p>
    <w:p w14:paraId="2B847E28" w14:textId="77777777" w:rsidR="003E6BAC" w:rsidRPr="003B4817" w:rsidRDefault="003E6BAC" w:rsidP="00DC609B">
      <w:pPr>
        <w:spacing w:after="0" w:line="480" w:lineRule="auto"/>
        <w:rPr>
          <w:rFonts w:asciiTheme="majorBidi" w:hAnsiTheme="majorBidi" w:cstheme="majorBidi"/>
          <w:sz w:val="24"/>
          <w:szCs w:val="24"/>
        </w:rPr>
      </w:pPr>
    </w:p>
    <w:p w14:paraId="14E880DA" w14:textId="77777777" w:rsidR="00C5510A" w:rsidRPr="003B4817" w:rsidRDefault="003B4817" w:rsidP="003B4817">
      <w:pPr>
        <w:spacing w:after="0" w:line="480" w:lineRule="auto"/>
        <w:ind w:left="360"/>
        <w:rPr>
          <w:rFonts w:asciiTheme="majorBidi" w:hAnsiTheme="majorBidi" w:cstheme="majorBidi"/>
          <w:sz w:val="24"/>
          <w:szCs w:val="24"/>
        </w:rPr>
      </w:pPr>
      <w:r>
        <w:rPr>
          <w:rFonts w:asciiTheme="majorBidi" w:hAnsiTheme="majorBidi" w:cstheme="majorBidi"/>
          <w:sz w:val="24"/>
          <w:szCs w:val="24"/>
        </w:rPr>
        <w:t xml:space="preserve">     </w:t>
      </w:r>
      <w:r w:rsidR="00252E50" w:rsidRPr="003B4817">
        <w:rPr>
          <w:rFonts w:asciiTheme="majorBidi" w:hAnsiTheme="majorBidi" w:cstheme="majorBidi"/>
          <w:sz w:val="24"/>
          <w:szCs w:val="24"/>
        </w:rPr>
        <w:t xml:space="preserve">           </w:t>
      </w:r>
    </w:p>
    <w:sectPr w:rsidR="00C5510A" w:rsidRPr="003B48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altName w:val="Arial"/>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Segoe UI">
    <w:altName w:val="Arial"/>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Light">
    <w:charset w:val="00"/>
    <w:family w:val="swiss"/>
    <w:pitch w:val="variable"/>
    <w:sig w:usb0="E0002AFF" w:usb1="C000247B"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F21AC"/>
    <w:multiLevelType w:val="hybridMultilevel"/>
    <w:tmpl w:val="E7DED712"/>
    <w:lvl w:ilvl="0" w:tplc="09A8CA1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30A6078C"/>
    <w:multiLevelType w:val="hybridMultilevel"/>
    <w:tmpl w:val="CD8E54B4"/>
    <w:lvl w:ilvl="0" w:tplc="353CCEE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3E5C10B3"/>
    <w:multiLevelType w:val="hybridMultilevel"/>
    <w:tmpl w:val="7544328A"/>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5E17AB6"/>
    <w:multiLevelType w:val="hybridMultilevel"/>
    <w:tmpl w:val="7690D092"/>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57F21511"/>
    <w:multiLevelType w:val="hybridMultilevel"/>
    <w:tmpl w:val="0DBAE426"/>
    <w:lvl w:ilvl="0" w:tplc="1C123646">
      <w:start w:val="1"/>
      <w:numFmt w:val="upperLetter"/>
      <w:lvlText w:val="%1."/>
      <w:lvlJc w:val="left"/>
      <w:pPr>
        <w:ind w:left="360" w:hanging="360"/>
      </w:pPr>
      <w:rPr>
        <w:rFonts w:asciiTheme="majorBidi" w:hAnsiTheme="majorBidi" w:cstheme="majorBidi" w:hint="default"/>
        <w:b/>
        <w:bCs/>
        <w:sz w:val="24"/>
        <w:szCs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nsid w:val="64990D5E"/>
    <w:multiLevelType w:val="hybridMultilevel"/>
    <w:tmpl w:val="2EE468EC"/>
    <w:lvl w:ilvl="0" w:tplc="10090015">
      <w:start w:val="1"/>
      <w:numFmt w:val="upp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65AB2A5A"/>
    <w:multiLevelType w:val="hybridMultilevel"/>
    <w:tmpl w:val="FDA8A686"/>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6"/>
  </w:num>
  <w:num w:numId="3">
    <w:abstractNumId w:val="1"/>
  </w:num>
  <w:num w:numId="4">
    <w:abstractNumId w:val="4"/>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doNotDisplayPageBoundaries/>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2E50"/>
    <w:rsid w:val="00013508"/>
    <w:rsid w:val="0003463E"/>
    <w:rsid w:val="0003612C"/>
    <w:rsid w:val="00045F86"/>
    <w:rsid w:val="0005782A"/>
    <w:rsid w:val="000704CA"/>
    <w:rsid w:val="00071C94"/>
    <w:rsid w:val="000927B5"/>
    <w:rsid w:val="000D3DCA"/>
    <w:rsid w:val="00136738"/>
    <w:rsid w:val="00137BC8"/>
    <w:rsid w:val="00143986"/>
    <w:rsid w:val="00160389"/>
    <w:rsid w:val="001A296B"/>
    <w:rsid w:val="001B1A07"/>
    <w:rsid w:val="001B36B5"/>
    <w:rsid w:val="001C0E94"/>
    <w:rsid w:val="001D6FF9"/>
    <w:rsid w:val="00200CEC"/>
    <w:rsid w:val="00205460"/>
    <w:rsid w:val="00252037"/>
    <w:rsid w:val="00252E50"/>
    <w:rsid w:val="00260E01"/>
    <w:rsid w:val="0027749B"/>
    <w:rsid w:val="00293763"/>
    <w:rsid w:val="002B2638"/>
    <w:rsid w:val="002B4F16"/>
    <w:rsid w:val="002E03B4"/>
    <w:rsid w:val="002E2F34"/>
    <w:rsid w:val="002E4715"/>
    <w:rsid w:val="0031118B"/>
    <w:rsid w:val="003218A9"/>
    <w:rsid w:val="00323C7D"/>
    <w:rsid w:val="0033520D"/>
    <w:rsid w:val="00366EAC"/>
    <w:rsid w:val="003747D9"/>
    <w:rsid w:val="003A3DAB"/>
    <w:rsid w:val="003A63F8"/>
    <w:rsid w:val="003A6A55"/>
    <w:rsid w:val="003B4817"/>
    <w:rsid w:val="003C2EE3"/>
    <w:rsid w:val="003C3EC4"/>
    <w:rsid w:val="003C647E"/>
    <w:rsid w:val="003C66FC"/>
    <w:rsid w:val="003C7186"/>
    <w:rsid w:val="003D7008"/>
    <w:rsid w:val="003E6BAC"/>
    <w:rsid w:val="003F1867"/>
    <w:rsid w:val="00404748"/>
    <w:rsid w:val="00427B32"/>
    <w:rsid w:val="00450987"/>
    <w:rsid w:val="00461450"/>
    <w:rsid w:val="004A431D"/>
    <w:rsid w:val="004A7198"/>
    <w:rsid w:val="004E428A"/>
    <w:rsid w:val="004F54AC"/>
    <w:rsid w:val="00503C06"/>
    <w:rsid w:val="00507ABD"/>
    <w:rsid w:val="005108B6"/>
    <w:rsid w:val="0051191D"/>
    <w:rsid w:val="00516891"/>
    <w:rsid w:val="005564C2"/>
    <w:rsid w:val="00573E72"/>
    <w:rsid w:val="00584983"/>
    <w:rsid w:val="00591548"/>
    <w:rsid w:val="0059597B"/>
    <w:rsid w:val="00596463"/>
    <w:rsid w:val="00597B76"/>
    <w:rsid w:val="005A382C"/>
    <w:rsid w:val="005B4FF5"/>
    <w:rsid w:val="005B5CA1"/>
    <w:rsid w:val="005C5D24"/>
    <w:rsid w:val="00610002"/>
    <w:rsid w:val="00613256"/>
    <w:rsid w:val="00626B0C"/>
    <w:rsid w:val="00634C1B"/>
    <w:rsid w:val="0065539E"/>
    <w:rsid w:val="00671C73"/>
    <w:rsid w:val="006849B0"/>
    <w:rsid w:val="006932DD"/>
    <w:rsid w:val="006B2551"/>
    <w:rsid w:val="006E5097"/>
    <w:rsid w:val="00710855"/>
    <w:rsid w:val="00716E02"/>
    <w:rsid w:val="007419FF"/>
    <w:rsid w:val="00770083"/>
    <w:rsid w:val="00793F06"/>
    <w:rsid w:val="007D7632"/>
    <w:rsid w:val="00805776"/>
    <w:rsid w:val="008461DE"/>
    <w:rsid w:val="00847CC5"/>
    <w:rsid w:val="008647DE"/>
    <w:rsid w:val="0087427A"/>
    <w:rsid w:val="00884786"/>
    <w:rsid w:val="00892EF6"/>
    <w:rsid w:val="008A55BE"/>
    <w:rsid w:val="008D1825"/>
    <w:rsid w:val="008F72DE"/>
    <w:rsid w:val="009041F3"/>
    <w:rsid w:val="009060C4"/>
    <w:rsid w:val="009458C3"/>
    <w:rsid w:val="00953BFF"/>
    <w:rsid w:val="00955FF0"/>
    <w:rsid w:val="00961AD7"/>
    <w:rsid w:val="009669AB"/>
    <w:rsid w:val="009E3DE3"/>
    <w:rsid w:val="009F03C9"/>
    <w:rsid w:val="009F239E"/>
    <w:rsid w:val="009F4652"/>
    <w:rsid w:val="00A02AE4"/>
    <w:rsid w:val="00A05E60"/>
    <w:rsid w:val="00A20EF3"/>
    <w:rsid w:val="00A75F79"/>
    <w:rsid w:val="00A925E0"/>
    <w:rsid w:val="00AA236D"/>
    <w:rsid w:val="00AB1DAC"/>
    <w:rsid w:val="00AE497D"/>
    <w:rsid w:val="00AF34CB"/>
    <w:rsid w:val="00B02CA9"/>
    <w:rsid w:val="00B1405D"/>
    <w:rsid w:val="00B17EDF"/>
    <w:rsid w:val="00B23128"/>
    <w:rsid w:val="00B60B53"/>
    <w:rsid w:val="00B61A78"/>
    <w:rsid w:val="00B61B1E"/>
    <w:rsid w:val="00B65163"/>
    <w:rsid w:val="00B829B9"/>
    <w:rsid w:val="00BB0DD8"/>
    <w:rsid w:val="00BB41CE"/>
    <w:rsid w:val="00BC23AA"/>
    <w:rsid w:val="00BD407F"/>
    <w:rsid w:val="00BE2AC7"/>
    <w:rsid w:val="00BE3C42"/>
    <w:rsid w:val="00C16B11"/>
    <w:rsid w:val="00C523CF"/>
    <w:rsid w:val="00C5510A"/>
    <w:rsid w:val="00C7581C"/>
    <w:rsid w:val="00CB3735"/>
    <w:rsid w:val="00CB3826"/>
    <w:rsid w:val="00CC0DAE"/>
    <w:rsid w:val="00CE5B68"/>
    <w:rsid w:val="00CF434F"/>
    <w:rsid w:val="00D11855"/>
    <w:rsid w:val="00D340AD"/>
    <w:rsid w:val="00D41C7B"/>
    <w:rsid w:val="00D6037A"/>
    <w:rsid w:val="00D97B5C"/>
    <w:rsid w:val="00DA3208"/>
    <w:rsid w:val="00DB1FFC"/>
    <w:rsid w:val="00DB3A7C"/>
    <w:rsid w:val="00DC2687"/>
    <w:rsid w:val="00DC609B"/>
    <w:rsid w:val="00E1383C"/>
    <w:rsid w:val="00E314A3"/>
    <w:rsid w:val="00E369CA"/>
    <w:rsid w:val="00E53660"/>
    <w:rsid w:val="00E605C5"/>
    <w:rsid w:val="00E74827"/>
    <w:rsid w:val="00E75180"/>
    <w:rsid w:val="00EB0258"/>
    <w:rsid w:val="00EB0855"/>
    <w:rsid w:val="00EC0E69"/>
    <w:rsid w:val="00EC33C0"/>
    <w:rsid w:val="00EE2EC1"/>
    <w:rsid w:val="00EE387B"/>
    <w:rsid w:val="00EE68EB"/>
    <w:rsid w:val="00F23E26"/>
    <w:rsid w:val="00F42C19"/>
    <w:rsid w:val="00F448CB"/>
    <w:rsid w:val="00F44E82"/>
    <w:rsid w:val="00F879CD"/>
    <w:rsid w:val="00FA3783"/>
    <w:rsid w:val="00FC4971"/>
    <w:rsid w:val="00FF726C"/>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69D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17"/>
    <w:pPr>
      <w:ind w:left="720"/>
      <w:contextualSpacing/>
    </w:pPr>
  </w:style>
  <w:style w:type="character" w:styleId="Hyperlink">
    <w:name w:val="Hyperlink"/>
    <w:basedOn w:val="DefaultParagraphFont"/>
    <w:uiPriority w:val="99"/>
    <w:unhideWhenUsed/>
    <w:rsid w:val="00DC609B"/>
    <w:rPr>
      <w:color w:val="0563C1" w:themeColor="hyperlink"/>
      <w:u w:val="single"/>
    </w:rPr>
  </w:style>
  <w:style w:type="character" w:styleId="HTMLCite">
    <w:name w:val="HTML Cite"/>
    <w:basedOn w:val="DefaultParagraphFont"/>
    <w:uiPriority w:val="99"/>
    <w:semiHidden/>
    <w:unhideWhenUsed/>
    <w:rsid w:val="003E6BAC"/>
    <w:rPr>
      <w:i/>
      <w:iCs/>
    </w:rPr>
  </w:style>
  <w:style w:type="paragraph" w:styleId="Bibliography">
    <w:name w:val="Bibliography"/>
    <w:basedOn w:val="Normal"/>
    <w:next w:val="Normal"/>
    <w:uiPriority w:val="37"/>
    <w:unhideWhenUsed/>
    <w:rsid w:val="00EE68EB"/>
  </w:style>
  <w:style w:type="character" w:styleId="PlaceholderText">
    <w:name w:val="Placeholder Text"/>
    <w:basedOn w:val="DefaultParagraphFont"/>
    <w:uiPriority w:val="99"/>
    <w:semiHidden/>
    <w:rsid w:val="003D7008"/>
    <w:rPr>
      <w:color w:val="808080"/>
    </w:rPr>
  </w:style>
  <w:style w:type="table" w:styleId="TableGrid">
    <w:name w:val="Table Grid"/>
    <w:basedOn w:val="TableNormal"/>
    <w:uiPriority w:val="39"/>
    <w:rsid w:val="00311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A55BE"/>
    <w:rPr>
      <w:sz w:val="16"/>
      <w:szCs w:val="16"/>
    </w:rPr>
  </w:style>
  <w:style w:type="paragraph" w:styleId="CommentText">
    <w:name w:val="annotation text"/>
    <w:basedOn w:val="Normal"/>
    <w:link w:val="CommentTextChar"/>
    <w:uiPriority w:val="99"/>
    <w:semiHidden/>
    <w:unhideWhenUsed/>
    <w:rsid w:val="008A55BE"/>
    <w:pPr>
      <w:spacing w:line="240" w:lineRule="auto"/>
    </w:pPr>
    <w:rPr>
      <w:sz w:val="20"/>
      <w:szCs w:val="20"/>
    </w:rPr>
  </w:style>
  <w:style w:type="character" w:customStyle="1" w:styleId="CommentTextChar">
    <w:name w:val="Comment Text Char"/>
    <w:basedOn w:val="DefaultParagraphFont"/>
    <w:link w:val="CommentText"/>
    <w:uiPriority w:val="99"/>
    <w:semiHidden/>
    <w:rsid w:val="008A55BE"/>
    <w:rPr>
      <w:sz w:val="20"/>
      <w:szCs w:val="20"/>
    </w:rPr>
  </w:style>
  <w:style w:type="paragraph" w:styleId="CommentSubject">
    <w:name w:val="annotation subject"/>
    <w:basedOn w:val="CommentText"/>
    <w:next w:val="CommentText"/>
    <w:link w:val="CommentSubjectChar"/>
    <w:uiPriority w:val="99"/>
    <w:semiHidden/>
    <w:unhideWhenUsed/>
    <w:rsid w:val="008A55BE"/>
    <w:rPr>
      <w:b/>
      <w:bCs/>
    </w:rPr>
  </w:style>
  <w:style w:type="character" w:customStyle="1" w:styleId="CommentSubjectChar">
    <w:name w:val="Comment Subject Char"/>
    <w:basedOn w:val="CommentTextChar"/>
    <w:link w:val="CommentSubject"/>
    <w:uiPriority w:val="99"/>
    <w:semiHidden/>
    <w:rsid w:val="008A55BE"/>
    <w:rPr>
      <w:b/>
      <w:bCs/>
      <w:sz w:val="20"/>
      <w:szCs w:val="20"/>
    </w:rPr>
  </w:style>
  <w:style w:type="paragraph" w:styleId="BalloonText">
    <w:name w:val="Balloon Text"/>
    <w:basedOn w:val="Normal"/>
    <w:link w:val="BalloonTextChar"/>
    <w:uiPriority w:val="99"/>
    <w:semiHidden/>
    <w:unhideWhenUsed/>
    <w:rsid w:val="008A5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5BE"/>
    <w:rPr>
      <w:rFonts w:ascii="Segoe UI" w:hAnsi="Segoe UI" w:cs="Segoe UI"/>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817"/>
    <w:pPr>
      <w:ind w:left="720"/>
      <w:contextualSpacing/>
    </w:pPr>
  </w:style>
  <w:style w:type="character" w:styleId="Hyperlink">
    <w:name w:val="Hyperlink"/>
    <w:basedOn w:val="DefaultParagraphFont"/>
    <w:uiPriority w:val="99"/>
    <w:unhideWhenUsed/>
    <w:rsid w:val="00DC609B"/>
    <w:rPr>
      <w:color w:val="0563C1" w:themeColor="hyperlink"/>
      <w:u w:val="single"/>
    </w:rPr>
  </w:style>
  <w:style w:type="character" w:styleId="HTMLCite">
    <w:name w:val="HTML Cite"/>
    <w:basedOn w:val="DefaultParagraphFont"/>
    <w:uiPriority w:val="99"/>
    <w:semiHidden/>
    <w:unhideWhenUsed/>
    <w:rsid w:val="003E6BAC"/>
    <w:rPr>
      <w:i/>
      <w:iCs/>
    </w:rPr>
  </w:style>
  <w:style w:type="paragraph" w:styleId="Bibliography">
    <w:name w:val="Bibliography"/>
    <w:basedOn w:val="Normal"/>
    <w:next w:val="Normal"/>
    <w:uiPriority w:val="37"/>
    <w:unhideWhenUsed/>
    <w:rsid w:val="00EE68EB"/>
  </w:style>
  <w:style w:type="character" w:styleId="PlaceholderText">
    <w:name w:val="Placeholder Text"/>
    <w:basedOn w:val="DefaultParagraphFont"/>
    <w:uiPriority w:val="99"/>
    <w:semiHidden/>
    <w:rsid w:val="003D7008"/>
    <w:rPr>
      <w:color w:val="808080"/>
    </w:rPr>
  </w:style>
  <w:style w:type="table" w:styleId="TableGrid">
    <w:name w:val="Table Grid"/>
    <w:basedOn w:val="TableNormal"/>
    <w:uiPriority w:val="39"/>
    <w:rsid w:val="003111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8A55BE"/>
    <w:rPr>
      <w:sz w:val="16"/>
      <w:szCs w:val="16"/>
    </w:rPr>
  </w:style>
  <w:style w:type="paragraph" w:styleId="CommentText">
    <w:name w:val="annotation text"/>
    <w:basedOn w:val="Normal"/>
    <w:link w:val="CommentTextChar"/>
    <w:uiPriority w:val="99"/>
    <w:semiHidden/>
    <w:unhideWhenUsed/>
    <w:rsid w:val="008A55BE"/>
    <w:pPr>
      <w:spacing w:line="240" w:lineRule="auto"/>
    </w:pPr>
    <w:rPr>
      <w:sz w:val="20"/>
      <w:szCs w:val="20"/>
    </w:rPr>
  </w:style>
  <w:style w:type="character" w:customStyle="1" w:styleId="CommentTextChar">
    <w:name w:val="Comment Text Char"/>
    <w:basedOn w:val="DefaultParagraphFont"/>
    <w:link w:val="CommentText"/>
    <w:uiPriority w:val="99"/>
    <w:semiHidden/>
    <w:rsid w:val="008A55BE"/>
    <w:rPr>
      <w:sz w:val="20"/>
      <w:szCs w:val="20"/>
    </w:rPr>
  </w:style>
  <w:style w:type="paragraph" w:styleId="CommentSubject">
    <w:name w:val="annotation subject"/>
    <w:basedOn w:val="CommentText"/>
    <w:next w:val="CommentText"/>
    <w:link w:val="CommentSubjectChar"/>
    <w:uiPriority w:val="99"/>
    <w:semiHidden/>
    <w:unhideWhenUsed/>
    <w:rsid w:val="008A55BE"/>
    <w:rPr>
      <w:b/>
      <w:bCs/>
    </w:rPr>
  </w:style>
  <w:style w:type="character" w:customStyle="1" w:styleId="CommentSubjectChar">
    <w:name w:val="Comment Subject Char"/>
    <w:basedOn w:val="CommentTextChar"/>
    <w:link w:val="CommentSubject"/>
    <w:uiPriority w:val="99"/>
    <w:semiHidden/>
    <w:rsid w:val="008A55BE"/>
    <w:rPr>
      <w:b/>
      <w:bCs/>
      <w:sz w:val="20"/>
      <w:szCs w:val="20"/>
    </w:rPr>
  </w:style>
  <w:style w:type="paragraph" w:styleId="BalloonText">
    <w:name w:val="Balloon Text"/>
    <w:basedOn w:val="Normal"/>
    <w:link w:val="BalloonTextChar"/>
    <w:uiPriority w:val="99"/>
    <w:semiHidden/>
    <w:unhideWhenUsed/>
    <w:rsid w:val="008A55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5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78062">
      <w:bodyDiv w:val="1"/>
      <w:marLeft w:val="0"/>
      <w:marRight w:val="0"/>
      <w:marTop w:val="0"/>
      <w:marBottom w:val="0"/>
      <w:divBdr>
        <w:top w:val="none" w:sz="0" w:space="0" w:color="auto"/>
        <w:left w:val="none" w:sz="0" w:space="0" w:color="auto"/>
        <w:bottom w:val="none" w:sz="0" w:space="0" w:color="auto"/>
        <w:right w:val="none" w:sz="0" w:space="0" w:color="auto"/>
      </w:divBdr>
    </w:div>
    <w:div w:id="109521357">
      <w:bodyDiv w:val="1"/>
      <w:marLeft w:val="0"/>
      <w:marRight w:val="0"/>
      <w:marTop w:val="0"/>
      <w:marBottom w:val="0"/>
      <w:divBdr>
        <w:top w:val="none" w:sz="0" w:space="0" w:color="auto"/>
        <w:left w:val="none" w:sz="0" w:space="0" w:color="auto"/>
        <w:bottom w:val="none" w:sz="0" w:space="0" w:color="auto"/>
        <w:right w:val="none" w:sz="0" w:space="0" w:color="auto"/>
      </w:divBdr>
    </w:div>
    <w:div w:id="280110233">
      <w:bodyDiv w:val="1"/>
      <w:marLeft w:val="0"/>
      <w:marRight w:val="0"/>
      <w:marTop w:val="0"/>
      <w:marBottom w:val="0"/>
      <w:divBdr>
        <w:top w:val="none" w:sz="0" w:space="0" w:color="auto"/>
        <w:left w:val="none" w:sz="0" w:space="0" w:color="auto"/>
        <w:bottom w:val="none" w:sz="0" w:space="0" w:color="auto"/>
        <w:right w:val="none" w:sz="0" w:space="0" w:color="auto"/>
      </w:divBdr>
    </w:div>
    <w:div w:id="524094539">
      <w:bodyDiv w:val="1"/>
      <w:marLeft w:val="0"/>
      <w:marRight w:val="0"/>
      <w:marTop w:val="0"/>
      <w:marBottom w:val="0"/>
      <w:divBdr>
        <w:top w:val="none" w:sz="0" w:space="0" w:color="auto"/>
        <w:left w:val="none" w:sz="0" w:space="0" w:color="auto"/>
        <w:bottom w:val="none" w:sz="0" w:space="0" w:color="auto"/>
        <w:right w:val="none" w:sz="0" w:space="0" w:color="auto"/>
      </w:divBdr>
    </w:div>
    <w:div w:id="574751328">
      <w:bodyDiv w:val="1"/>
      <w:marLeft w:val="0"/>
      <w:marRight w:val="0"/>
      <w:marTop w:val="0"/>
      <w:marBottom w:val="0"/>
      <w:divBdr>
        <w:top w:val="none" w:sz="0" w:space="0" w:color="auto"/>
        <w:left w:val="none" w:sz="0" w:space="0" w:color="auto"/>
        <w:bottom w:val="none" w:sz="0" w:space="0" w:color="auto"/>
        <w:right w:val="none" w:sz="0" w:space="0" w:color="auto"/>
      </w:divBdr>
    </w:div>
    <w:div w:id="773674015">
      <w:bodyDiv w:val="1"/>
      <w:marLeft w:val="0"/>
      <w:marRight w:val="0"/>
      <w:marTop w:val="0"/>
      <w:marBottom w:val="0"/>
      <w:divBdr>
        <w:top w:val="none" w:sz="0" w:space="0" w:color="auto"/>
        <w:left w:val="none" w:sz="0" w:space="0" w:color="auto"/>
        <w:bottom w:val="none" w:sz="0" w:space="0" w:color="auto"/>
        <w:right w:val="none" w:sz="0" w:space="0" w:color="auto"/>
      </w:divBdr>
    </w:div>
    <w:div w:id="892011174">
      <w:bodyDiv w:val="1"/>
      <w:marLeft w:val="0"/>
      <w:marRight w:val="0"/>
      <w:marTop w:val="0"/>
      <w:marBottom w:val="0"/>
      <w:divBdr>
        <w:top w:val="none" w:sz="0" w:space="0" w:color="auto"/>
        <w:left w:val="none" w:sz="0" w:space="0" w:color="auto"/>
        <w:bottom w:val="none" w:sz="0" w:space="0" w:color="auto"/>
        <w:right w:val="none" w:sz="0" w:space="0" w:color="auto"/>
      </w:divBdr>
    </w:div>
    <w:div w:id="1140610356">
      <w:bodyDiv w:val="1"/>
      <w:marLeft w:val="0"/>
      <w:marRight w:val="0"/>
      <w:marTop w:val="0"/>
      <w:marBottom w:val="0"/>
      <w:divBdr>
        <w:top w:val="none" w:sz="0" w:space="0" w:color="auto"/>
        <w:left w:val="none" w:sz="0" w:space="0" w:color="auto"/>
        <w:bottom w:val="none" w:sz="0" w:space="0" w:color="auto"/>
        <w:right w:val="none" w:sz="0" w:space="0" w:color="auto"/>
      </w:divBdr>
    </w:div>
    <w:div w:id="1418746825">
      <w:bodyDiv w:val="1"/>
      <w:marLeft w:val="0"/>
      <w:marRight w:val="0"/>
      <w:marTop w:val="0"/>
      <w:marBottom w:val="0"/>
      <w:divBdr>
        <w:top w:val="none" w:sz="0" w:space="0" w:color="auto"/>
        <w:left w:val="none" w:sz="0" w:space="0" w:color="auto"/>
        <w:bottom w:val="none" w:sz="0" w:space="0" w:color="auto"/>
        <w:right w:val="none" w:sz="0" w:space="0" w:color="auto"/>
      </w:divBdr>
    </w:div>
    <w:div w:id="1526938408">
      <w:bodyDiv w:val="1"/>
      <w:marLeft w:val="0"/>
      <w:marRight w:val="0"/>
      <w:marTop w:val="0"/>
      <w:marBottom w:val="0"/>
      <w:divBdr>
        <w:top w:val="none" w:sz="0" w:space="0" w:color="auto"/>
        <w:left w:val="none" w:sz="0" w:space="0" w:color="auto"/>
        <w:bottom w:val="none" w:sz="0" w:space="0" w:color="auto"/>
        <w:right w:val="none" w:sz="0" w:space="0" w:color="auto"/>
      </w:divBdr>
      <w:divsChild>
        <w:div w:id="1975138482">
          <w:marLeft w:val="0"/>
          <w:marRight w:val="0"/>
          <w:marTop w:val="0"/>
          <w:marBottom w:val="0"/>
          <w:divBdr>
            <w:top w:val="none" w:sz="0" w:space="0" w:color="auto"/>
            <w:left w:val="none" w:sz="0" w:space="0" w:color="auto"/>
            <w:bottom w:val="none" w:sz="0" w:space="0" w:color="auto"/>
            <w:right w:val="none" w:sz="0" w:space="0" w:color="auto"/>
          </w:divBdr>
        </w:div>
        <w:div w:id="178735226">
          <w:marLeft w:val="0"/>
          <w:marRight w:val="0"/>
          <w:marTop w:val="0"/>
          <w:marBottom w:val="0"/>
          <w:divBdr>
            <w:top w:val="none" w:sz="0" w:space="0" w:color="auto"/>
            <w:left w:val="none" w:sz="0" w:space="0" w:color="auto"/>
            <w:bottom w:val="none" w:sz="0" w:space="0" w:color="auto"/>
            <w:right w:val="none" w:sz="0" w:space="0" w:color="auto"/>
          </w:divBdr>
        </w:div>
        <w:div w:id="168571166">
          <w:marLeft w:val="0"/>
          <w:marRight w:val="0"/>
          <w:marTop w:val="0"/>
          <w:marBottom w:val="0"/>
          <w:divBdr>
            <w:top w:val="none" w:sz="0" w:space="0" w:color="auto"/>
            <w:left w:val="none" w:sz="0" w:space="0" w:color="auto"/>
            <w:bottom w:val="none" w:sz="0" w:space="0" w:color="auto"/>
            <w:right w:val="none" w:sz="0" w:space="0" w:color="auto"/>
          </w:divBdr>
        </w:div>
      </w:divsChild>
    </w:div>
    <w:div w:id="1593901858">
      <w:bodyDiv w:val="1"/>
      <w:marLeft w:val="0"/>
      <w:marRight w:val="0"/>
      <w:marTop w:val="0"/>
      <w:marBottom w:val="0"/>
      <w:divBdr>
        <w:top w:val="none" w:sz="0" w:space="0" w:color="auto"/>
        <w:left w:val="none" w:sz="0" w:space="0" w:color="auto"/>
        <w:bottom w:val="none" w:sz="0" w:space="0" w:color="auto"/>
        <w:right w:val="none" w:sz="0" w:space="0" w:color="auto"/>
      </w:divBdr>
    </w:div>
    <w:div w:id="1661232780">
      <w:bodyDiv w:val="1"/>
      <w:marLeft w:val="0"/>
      <w:marRight w:val="0"/>
      <w:marTop w:val="0"/>
      <w:marBottom w:val="0"/>
      <w:divBdr>
        <w:top w:val="none" w:sz="0" w:space="0" w:color="auto"/>
        <w:left w:val="none" w:sz="0" w:space="0" w:color="auto"/>
        <w:bottom w:val="none" w:sz="0" w:space="0" w:color="auto"/>
        <w:right w:val="none" w:sz="0" w:space="0" w:color="auto"/>
      </w:divBdr>
    </w:div>
    <w:div w:id="208942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www.calflora.org/"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BC400-6ADE-0143-87A1-C84B1AB1E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19</Pages>
  <Words>8401</Words>
  <Characters>47892</Characters>
  <Application>Microsoft Macintosh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Nargol Ghazian</dc:creator>
  <cp:keywords/>
  <dc:description/>
  <cp:lastModifiedBy>zenrunner</cp:lastModifiedBy>
  <cp:revision>69</cp:revision>
  <dcterms:created xsi:type="dcterms:W3CDTF">2018-03-14T01:32:00Z</dcterms:created>
  <dcterms:modified xsi:type="dcterms:W3CDTF">2018-04-04T23:32:00Z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zotero-version="5.0.38"&gt;&lt;session id="bAXjNMiW"/&gt;&lt;style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